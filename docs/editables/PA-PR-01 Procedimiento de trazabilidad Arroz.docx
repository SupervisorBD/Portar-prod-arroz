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142EB" w14:textId="77777777" w:rsidR="00A81713" w:rsidRPr="002F4960" w:rsidRDefault="00313E7D" w:rsidP="002F4960">
      <w:pPr>
        <w:pStyle w:val="Prrafodelista"/>
        <w:numPr>
          <w:ilvl w:val="0"/>
          <w:numId w:val="37"/>
        </w:numPr>
        <w:autoSpaceDE w:val="0"/>
        <w:autoSpaceDN w:val="0"/>
        <w:adjustRightInd w:val="0"/>
        <w:spacing w:after="0" w:line="240" w:lineRule="auto"/>
        <w:ind w:right="-518"/>
        <w:jc w:val="both"/>
        <w:rPr>
          <w:rFonts w:ascii="Arial Narrow" w:hAnsi="Arial Narrow" w:cs="Arial"/>
          <w:b/>
          <w:bCs/>
          <w:sz w:val="24"/>
          <w:szCs w:val="24"/>
          <w:lang w:val="es-HN"/>
        </w:rPr>
      </w:pPr>
      <w:r w:rsidRPr="002F4960">
        <w:rPr>
          <w:rFonts w:ascii="Arial Narrow" w:hAnsi="Arial Narrow" w:cs="Arial"/>
          <w:b/>
          <w:bCs/>
          <w:sz w:val="24"/>
          <w:szCs w:val="24"/>
          <w:lang w:val="es-HN"/>
        </w:rPr>
        <w:t>OBJETIVO</w:t>
      </w:r>
    </w:p>
    <w:p w14:paraId="544E4A28" w14:textId="6E570A7C" w:rsidR="00A81713" w:rsidRPr="002F4960" w:rsidRDefault="00313E7D" w:rsidP="002F4960">
      <w:pPr>
        <w:pStyle w:val="Prrafodelista"/>
        <w:autoSpaceDE w:val="0"/>
        <w:autoSpaceDN w:val="0"/>
        <w:adjustRightInd w:val="0"/>
        <w:spacing w:after="0" w:line="240" w:lineRule="auto"/>
        <w:ind w:left="218" w:right="49"/>
        <w:jc w:val="both"/>
        <w:rPr>
          <w:rFonts w:ascii="Arial Narrow" w:hAnsi="Arial Narrow" w:cs="Arial"/>
          <w:b/>
          <w:sz w:val="24"/>
          <w:szCs w:val="24"/>
          <w:lang w:val="es-HN"/>
        </w:rPr>
      </w:pPr>
      <w:r w:rsidRPr="002F4960">
        <w:rPr>
          <w:rFonts w:ascii="Arial Narrow" w:hAnsi="Arial Narrow" w:cs="Arial"/>
          <w:sz w:val="24"/>
          <w:szCs w:val="24"/>
          <w:lang w:val="es-HN"/>
        </w:rPr>
        <w:t xml:space="preserve">Establecer los lineamientos para la trazabilidad del producto, desde las materias primas hasta el producto final, incluyendo la identificación única por medio de lotes de producción, en la planta de arroz </w:t>
      </w:r>
      <w:r w:rsidRPr="002F4960">
        <w:rPr>
          <w:rFonts w:ascii="Arial Narrow" w:hAnsi="Arial Narrow" w:cs="Arial"/>
          <w:b/>
          <w:sz w:val="24"/>
          <w:szCs w:val="24"/>
          <w:lang w:val="es-HN"/>
        </w:rPr>
        <w:t>Empresa Dieck y Dieck.</w:t>
      </w:r>
    </w:p>
    <w:p w14:paraId="18F8C366" w14:textId="77777777" w:rsidR="00A81713" w:rsidRPr="002F4960" w:rsidRDefault="00A81713" w:rsidP="002F4960">
      <w:pPr>
        <w:pStyle w:val="Prrafodelista"/>
        <w:autoSpaceDE w:val="0"/>
        <w:autoSpaceDN w:val="0"/>
        <w:adjustRightInd w:val="0"/>
        <w:spacing w:after="0" w:line="240" w:lineRule="auto"/>
        <w:ind w:left="218" w:right="49"/>
        <w:jc w:val="both"/>
        <w:rPr>
          <w:rFonts w:ascii="Arial Narrow" w:hAnsi="Arial Narrow" w:cs="Arial"/>
          <w:b/>
          <w:sz w:val="24"/>
          <w:szCs w:val="24"/>
          <w:lang w:val="es-HN"/>
        </w:rPr>
      </w:pPr>
    </w:p>
    <w:p w14:paraId="6605A3E0" w14:textId="77777777" w:rsidR="00A81713" w:rsidRPr="002F4960" w:rsidRDefault="00313E7D" w:rsidP="002F4960">
      <w:pPr>
        <w:pStyle w:val="Prrafodelista"/>
        <w:numPr>
          <w:ilvl w:val="0"/>
          <w:numId w:val="37"/>
        </w:numPr>
        <w:autoSpaceDE w:val="0"/>
        <w:autoSpaceDN w:val="0"/>
        <w:adjustRightInd w:val="0"/>
        <w:spacing w:after="0" w:line="240" w:lineRule="auto"/>
        <w:ind w:right="49"/>
        <w:jc w:val="both"/>
        <w:rPr>
          <w:rFonts w:ascii="Arial Narrow" w:hAnsi="Arial Narrow" w:cs="Arial"/>
          <w:b/>
          <w:bCs/>
          <w:sz w:val="24"/>
          <w:szCs w:val="24"/>
          <w:lang w:val="es-HN"/>
        </w:rPr>
      </w:pPr>
      <w:r w:rsidRPr="002F4960">
        <w:rPr>
          <w:rFonts w:ascii="Arial Narrow" w:hAnsi="Arial Narrow" w:cs="Arial"/>
          <w:b/>
          <w:bCs/>
          <w:sz w:val="24"/>
          <w:szCs w:val="24"/>
          <w:lang w:val="es-HN"/>
        </w:rPr>
        <w:t>ALCANCE</w:t>
      </w:r>
    </w:p>
    <w:p w14:paraId="04D66C50" w14:textId="0E98B9F8" w:rsidR="00A81713" w:rsidRPr="002F4960" w:rsidRDefault="00190746" w:rsidP="002F4960">
      <w:pPr>
        <w:pStyle w:val="Prrafodelista"/>
        <w:autoSpaceDE w:val="0"/>
        <w:autoSpaceDN w:val="0"/>
        <w:adjustRightInd w:val="0"/>
        <w:spacing w:after="0" w:line="240" w:lineRule="auto"/>
        <w:ind w:left="218" w:right="49"/>
        <w:jc w:val="both"/>
        <w:rPr>
          <w:rFonts w:ascii="Arial Narrow" w:hAnsi="Arial Narrow" w:cs="Arial"/>
          <w:sz w:val="24"/>
          <w:szCs w:val="24"/>
          <w:lang w:val="es-HN"/>
        </w:rPr>
      </w:pPr>
      <w:r w:rsidRPr="002F4960">
        <w:rPr>
          <w:rFonts w:ascii="Arial Narrow" w:hAnsi="Arial Narrow" w:cs="Arial"/>
          <w:sz w:val="24"/>
          <w:szCs w:val="24"/>
          <w:lang w:val="es-HN"/>
        </w:rPr>
        <w:t>A</w:t>
      </w:r>
      <w:r w:rsidR="00313E7D" w:rsidRPr="002F4960">
        <w:rPr>
          <w:rFonts w:ascii="Arial Narrow" w:hAnsi="Arial Narrow" w:cs="Arial"/>
          <w:sz w:val="24"/>
          <w:szCs w:val="24"/>
          <w:lang w:val="es-HN"/>
        </w:rPr>
        <w:t>plica para la trazabilidad de</w:t>
      </w:r>
      <w:r w:rsidR="002A1B9F" w:rsidRPr="002F4960">
        <w:rPr>
          <w:rFonts w:ascii="Arial Narrow" w:hAnsi="Arial Narrow" w:cs="Arial"/>
          <w:sz w:val="24"/>
          <w:szCs w:val="24"/>
          <w:lang w:val="es-HN"/>
        </w:rPr>
        <w:t>sde la materia prima,</w:t>
      </w:r>
      <w:r w:rsidR="00313E7D" w:rsidRPr="002F4960">
        <w:rPr>
          <w:rFonts w:ascii="Arial Narrow" w:hAnsi="Arial Narrow" w:cs="Arial"/>
          <w:sz w:val="24"/>
          <w:szCs w:val="24"/>
          <w:lang w:val="es-HN"/>
        </w:rPr>
        <w:t xml:space="preserve"> material de empaque</w:t>
      </w:r>
      <w:r w:rsidR="002A1B9F" w:rsidRPr="002F4960">
        <w:rPr>
          <w:rFonts w:ascii="Arial Narrow" w:hAnsi="Arial Narrow" w:cs="Arial"/>
          <w:sz w:val="24"/>
          <w:szCs w:val="24"/>
          <w:lang w:val="es-HN"/>
        </w:rPr>
        <w:t xml:space="preserve">, producto en proceso, producto terminado, almacenamiento y </w:t>
      </w:r>
      <w:r w:rsidR="00202EDF" w:rsidRPr="002F4960">
        <w:rPr>
          <w:rFonts w:ascii="Arial Narrow" w:hAnsi="Arial Narrow" w:cs="Arial"/>
          <w:sz w:val="24"/>
          <w:szCs w:val="24"/>
          <w:lang w:val="es-HN"/>
        </w:rPr>
        <w:t>distribución</w:t>
      </w:r>
      <w:r w:rsidR="00313E7D" w:rsidRPr="002F4960">
        <w:rPr>
          <w:rFonts w:ascii="Arial Narrow" w:hAnsi="Arial Narrow" w:cs="Arial"/>
          <w:sz w:val="24"/>
          <w:szCs w:val="24"/>
          <w:lang w:val="es-HN"/>
        </w:rPr>
        <w:t xml:space="preserve"> </w:t>
      </w:r>
      <w:r w:rsidR="002A1B9F" w:rsidRPr="002F4960">
        <w:rPr>
          <w:rFonts w:ascii="Arial Narrow" w:hAnsi="Arial Narrow" w:cs="Arial"/>
          <w:sz w:val="24"/>
          <w:szCs w:val="24"/>
          <w:lang w:val="es-HN"/>
        </w:rPr>
        <w:t xml:space="preserve">hasta el cliente final </w:t>
      </w:r>
      <w:r w:rsidR="00202EDF" w:rsidRPr="002F4960">
        <w:rPr>
          <w:rFonts w:ascii="Arial Narrow" w:hAnsi="Arial Narrow" w:cs="Arial"/>
          <w:sz w:val="24"/>
          <w:szCs w:val="24"/>
          <w:lang w:val="es-HN"/>
        </w:rPr>
        <w:t xml:space="preserve">en planta </w:t>
      </w:r>
      <w:r w:rsidR="00313E7D" w:rsidRPr="002F4960">
        <w:rPr>
          <w:rFonts w:ascii="Arial Narrow" w:hAnsi="Arial Narrow" w:cs="Arial"/>
          <w:sz w:val="24"/>
          <w:szCs w:val="24"/>
          <w:lang w:val="es-HN"/>
        </w:rPr>
        <w:t>de arroz blanco en todas las presentaciones de producto y sub productos.</w:t>
      </w:r>
    </w:p>
    <w:p w14:paraId="3E8E4C69" w14:textId="77777777" w:rsidR="00A81713" w:rsidRPr="002F4960" w:rsidRDefault="00A81713" w:rsidP="002F4960">
      <w:pPr>
        <w:pStyle w:val="Prrafodelista"/>
        <w:autoSpaceDE w:val="0"/>
        <w:autoSpaceDN w:val="0"/>
        <w:adjustRightInd w:val="0"/>
        <w:spacing w:after="0" w:line="240" w:lineRule="auto"/>
        <w:ind w:left="218" w:right="49"/>
        <w:jc w:val="both"/>
        <w:rPr>
          <w:rFonts w:ascii="Arial Narrow" w:hAnsi="Arial Narrow" w:cs="Arial"/>
          <w:sz w:val="24"/>
          <w:szCs w:val="24"/>
          <w:lang w:val="es-HN"/>
        </w:rPr>
      </w:pPr>
    </w:p>
    <w:p w14:paraId="4A01FE5B" w14:textId="3BB98289" w:rsidR="00313E7D" w:rsidRPr="002F4960" w:rsidRDefault="00313E7D" w:rsidP="002F4960">
      <w:pPr>
        <w:pStyle w:val="Prrafodelista"/>
        <w:numPr>
          <w:ilvl w:val="0"/>
          <w:numId w:val="37"/>
        </w:numPr>
        <w:autoSpaceDE w:val="0"/>
        <w:autoSpaceDN w:val="0"/>
        <w:adjustRightInd w:val="0"/>
        <w:spacing w:after="0" w:line="240" w:lineRule="auto"/>
        <w:ind w:right="49"/>
        <w:jc w:val="both"/>
        <w:rPr>
          <w:rFonts w:ascii="Arial Narrow" w:hAnsi="Arial Narrow" w:cs="Arial"/>
          <w:b/>
          <w:bCs/>
          <w:sz w:val="24"/>
          <w:szCs w:val="24"/>
          <w:lang w:val="es-HN"/>
        </w:rPr>
      </w:pPr>
      <w:r w:rsidRPr="002F4960">
        <w:rPr>
          <w:rFonts w:ascii="Arial Narrow" w:hAnsi="Arial Narrow" w:cs="Arial"/>
          <w:b/>
          <w:bCs/>
          <w:sz w:val="24"/>
          <w:szCs w:val="24"/>
          <w:lang w:val="es-HN"/>
        </w:rPr>
        <w:t>DEFINICIONES</w:t>
      </w:r>
    </w:p>
    <w:p w14:paraId="4987C598" w14:textId="77777777" w:rsidR="00313E7D" w:rsidRPr="002F4960" w:rsidRDefault="00313E7D" w:rsidP="002F4960">
      <w:pPr>
        <w:pStyle w:val="Default"/>
        <w:numPr>
          <w:ilvl w:val="1"/>
          <w:numId w:val="34"/>
        </w:numPr>
        <w:ind w:left="567" w:right="49"/>
        <w:jc w:val="both"/>
        <w:rPr>
          <w:rFonts w:ascii="Arial Narrow" w:hAnsi="Arial Narrow"/>
        </w:rPr>
      </w:pPr>
      <w:r w:rsidRPr="002F4960">
        <w:rPr>
          <w:rFonts w:ascii="Arial Narrow" w:hAnsi="Arial Narrow"/>
          <w:b/>
        </w:rPr>
        <w:t>Trazabilidad:</w:t>
      </w:r>
      <w:r w:rsidRPr="002F4960">
        <w:rPr>
          <w:rFonts w:ascii="Arial Narrow" w:hAnsi="Arial Narrow"/>
        </w:rPr>
        <w:t xml:space="preserve"> </w:t>
      </w:r>
      <w:r w:rsidRPr="002F4960">
        <w:rPr>
          <w:rFonts w:ascii="Arial Narrow" w:hAnsi="Arial Narrow"/>
          <w:color w:val="auto"/>
          <w:lang w:eastAsia="en-US"/>
        </w:rPr>
        <w:t>una herramienta que permite a las organizaciones rastrear hacia adelante sus productos finales, y las materias primas, empaques o ingredientes hacia atrás, a través de la cadena de suministro.</w:t>
      </w:r>
    </w:p>
    <w:p w14:paraId="78B43E91" w14:textId="6BB8743F" w:rsidR="00313E7D" w:rsidRPr="002F4960" w:rsidRDefault="00313E7D" w:rsidP="002F4960">
      <w:pPr>
        <w:pStyle w:val="Prrafodelista"/>
        <w:numPr>
          <w:ilvl w:val="1"/>
          <w:numId w:val="34"/>
        </w:numPr>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b/>
          <w:sz w:val="24"/>
          <w:szCs w:val="24"/>
          <w:lang w:val="es-HN"/>
        </w:rPr>
        <w:t>Trazabilidad hacia atrás:</w:t>
      </w:r>
      <w:r w:rsidRPr="002F4960">
        <w:rPr>
          <w:rFonts w:ascii="Arial Narrow" w:hAnsi="Arial Narrow" w:cs="Arial"/>
          <w:sz w:val="24"/>
          <w:szCs w:val="24"/>
          <w:lang w:val="es-HN"/>
        </w:rPr>
        <w:t xml:space="preserve"> </w:t>
      </w:r>
      <w:r w:rsidR="00190746" w:rsidRPr="002F4960">
        <w:rPr>
          <w:rFonts w:ascii="Arial Narrow" w:hAnsi="Arial Narrow" w:cs="Arial"/>
          <w:sz w:val="24"/>
          <w:szCs w:val="24"/>
          <w:lang w:val="es-HN"/>
        </w:rPr>
        <w:t>e</w:t>
      </w:r>
      <w:r w:rsidRPr="002F4960">
        <w:rPr>
          <w:rFonts w:ascii="Arial Narrow" w:hAnsi="Arial Narrow" w:cs="Arial"/>
          <w:sz w:val="24"/>
          <w:szCs w:val="24"/>
          <w:lang w:val="es-HN"/>
        </w:rPr>
        <w:t>s la capacidad de conocer, a partir de un producto, los diferentes ingredientes y otros elementos que han intervenido en su elaboración.</w:t>
      </w:r>
    </w:p>
    <w:p w14:paraId="35D14586" w14:textId="63AAEECC" w:rsidR="00313E7D" w:rsidRPr="002F4960" w:rsidRDefault="00313E7D" w:rsidP="002F4960">
      <w:pPr>
        <w:pStyle w:val="Prrafodelista"/>
        <w:numPr>
          <w:ilvl w:val="1"/>
          <w:numId w:val="34"/>
        </w:numPr>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b/>
          <w:sz w:val="24"/>
          <w:szCs w:val="24"/>
          <w:lang w:val="es-HN"/>
        </w:rPr>
        <w:t>Trazabilidad hacia adelante:</w:t>
      </w:r>
      <w:r w:rsidRPr="002F4960">
        <w:rPr>
          <w:rFonts w:ascii="Arial Narrow" w:hAnsi="Arial Narrow" w:cs="Arial"/>
          <w:sz w:val="24"/>
          <w:szCs w:val="24"/>
          <w:lang w:val="es-HN"/>
        </w:rPr>
        <w:t xml:space="preserve"> </w:t>
      </w:r>
      <w:r w:rsidR="00190746" w:rsidRPr="002F4960">
        <w:rPr>
          <w:rFonts w:ascii="Arial Narrow" w:hAnsi="Arial Narrow" w:cs="Arial"/>
          <w:sz w:val="24"/>
          <w:szCs w:val="24"/>
          <w:lang w:val="es-HN"/>
        </w:rPr>
        <w:t>e</w:t>
      </w:r>
      <w:r w:rsidRPr="002F4960">
        <w:rPr>
          <w:rFonts w:ascii="Arial Narrow" w:hAnsi="Arial Narrow" w:cs="Arial"/>
          <w:sz w:val="24"/>
          <w:szCs w:val="24"/>
          <w:lang w:val="es-HN"/>
        </w:rPr>
        <w:t>s conocer el cliente próximo inmediato (cliente directo) de un producto.</w:t>
      </w:r>
    </w:p>
    <w:p w14:paraId="38650178" w14:textId="7572A304" w:rsidR="00313E7D" w:rsidRPr="002F4960" w:rsidRDefault="00313E7D" w:rsidP="002F4960">
      <w:pPr>
        <w:pStyle w:val="Prrafodelista"/>
        <w:numPr>
          <w:ilvl w:val="1"/>
          <w:numId w:val="34"/>
        </w:numPr>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b/>
          <w:sz w:val="24"/>
          <w:szCs w:val="24"/>
          <w:lang w:val="es-HN"/>
        </w:rPr>
        <w:t>Identificación:</w:t>
      </w:r>
      <w:r w:rsidRPr="002F4960">
        <w:rPr>
          <w:rFonts w:ascii="Arial Narrow" w:hAnsi="Arial Narrow" w:cs="Arial"/>
          <w:sz w:val="24"/>
          <w:szCs w:val="24"/>
          <w:lang w:val="es-HN"/>
        </w:rPr>
        <w:t xml:space="preserve"> </w:t>
      </w:r>
      <w:r w:rsidR="00190746" w:rsidRPr="002F4960">
        <w:rPr>
          <w:rFonts w:ascii="Arial Narrow" w:hAnsi="Arial Narrow" w:cs="Arial"/>
          <w:sz w:val="24"/>
          <w:szCs w:val="24"/>
          <w:lang w:val="es-HN"/>
        </w:rPr>
        <w:t>i</w:t>
      </w:r>
      <w:r w:rsidRPr="002F4960">
        <w:rPr>
          <w:rFonts w:ascii="Arial Narrow" w:hAnsi="Arial Narrow" w:cs="Arial"/>
          <w:sz w:val="24"/>
          <w:szCs w:val="24"/>
          <w:lang w:val="es-HN"/>
        </w:rPr>
        <w:t>nformación que permite diferenciar un tipo de producto de otro (ej. número de lote).</w:t>
      </w:r>
    </w:p>
    <w:p w14:paraId="15F61FA1" w14:textId="5E0DE6D2" w:rsidR="00313E7D" w:rsidRPr="002F4960" w:rsidRDefault="00313E7D" w:rsidP="002F4960">
      <w:pPr>
        <w:pStyle w:val="Prrafodelista"/>
        <w:numPr>
          <w:ilvl w:val="1"/>
          <w:numId w:val="34"/>
        </w:numPr>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b/>
          <w:sz w:val="24"/>
          <w:szCs w:val="24"/>
          <w:lang w:val="es-HN"/>
        </w:rPr>
        <w:t>Lote:</w:t>
      </w:r>
      <w:r w:rsidRPr="002F4960">
        <w:rPr>
          <w:rFonts w:ascii="Arial Narrow" w:hAnsi="Arial Narrow" w:cs="Arial"/>
          <w:sz w:val="24"/>
          <w:szCs w:val="24"/>
          <w:lang w:val="es-HN"/>
        </w:rPr>
        <w:t xml:space="preserve"> </w:t>
      </w:r>
      <w:r w:rsidR="007E432F" w:rsidRPr="002F4960">
        <w:rPr>
          <w:rFonts w:ascii="Arial Narrow" w:hAnsi="Arial Narrow" w:cs="Arial"/>
          <w:sz w:val="24"/>
          <w:szCs w:val="24"/>
          <w:lang w:val="es-HN"/>
        </w:rPr>
        <w:t>es un conjunto de productos, cuyo tamaño y cantidad, tipo, característica</w:t>
      </w:r>
      <w:r w:rsidR="00627960" w:rsidRPr="002F4960">
        <w:rPr>
          <w:rFonts w:ascii="Arial Narrow" w:hAnsi="Arial Narrow" w:cs="Arial"/>
          <w:sz w:val="24"/>
          <w:szCs w:val="24"/>
          <w:lang w:val="es-HN"/>
        </w:rPr>
        <w:t xml:space="preserve"> de producción son idénticos</w:t>
      </w:r>
      <w:r w:rsidR="00202EDF" w:rsidRPr="002F4960">
        <w:rPr>
          <w:rFonts w:ascii="Arial Narrow" w:hAnsi="Arial Narrow" w:cs="Arial"/>
          <w:sz w:val="24"/>
          <w:szCs w:val="24"/>
          <w:lang w:val="es-HN"/>
        </w:rPr>
        <w:t>.</w:t>
      </w:r>
    </w:p>
    <w:p w14:paraId="6DC4EF4C" w14:textId="22FEAACD" w:rsidR="00A81713" w:rsidRPr="002F4960" w:rsidRDefault="00627960" w:rsidP="002F4960">
      <w:pPr>
        <w:pStyle w:val="Prrafodelista"/>
        <w:numPr>
          <w:ilvl w:val="1"/>
          <w:numId w:val="34"/>
        </w:numPr>
        <w:autoSpaceDE w:val="0"/>
        <w:autoSpaceDN w:val="0"/>
        <w:adjustRightInd w:val="0"/>
        <w:spacing w:after="0" w:line="240" w:lineRule="auto"/>
        <w:ind w:left="567" w:right="49"/>
        <w:jc w:val="both"/>
        <w:rPr>
          <w:rFonts w:ascii="Arial Narrow" w:hAnsi="Arial Narrow" w:cs="Arial"/>
          <w:bCs/>
          <w:sz w:val="24"/>
          <w:szCs w:val="24"/>
          <w:lang w:val="es-HN"/>
        </w:rPr>
      </w:pPr>
      <w:r w:rsidRPr="002F4960">
        <w:rPr>
          <w:rFonts w:ascii="Arial Narrow" w:hAnsi="Arial Narrow" w:cs="Arial"/>
          <w:b/>
          <w:sz w:val="24"/>
          <w:szCs w:val="24"/>
          <w:lang w:val="es-HN"/>
        </w:rPr>
        <w:t>Registro</w:t>
      </w:r>
      <w:r w:rsidRPr="002F4960">
        <w:rPr>
          <w:rFonts w:ascii="Arial Narrow" w:hAnsi="Arial Narrow" w:cs="Arial"/>
          <w:bCs/>
          <w:sz w:val="24"/>
          <w:szCs w:val="24"/>
          <w:lang w:val="es-HN"/>
        </w:rPr>
        <w:t>: documento que lleva anotación de las actividades con el fin de mantener el seguimiento o recopilación de información.</w:t>
      </w:r>
      <w:r w:rsidR="00202EDF" w:rsidRPr="002F4960">
        <w:rPr>
          <w:rFonts w:ascii="Arial Narrow" w:hAnsi="Arial Narrow" w:cs="Arial"/>
          <w:bCs/>
          <w:sz w:val="24"/>
          <w:szCs w:val="24"/>
          <w:lang w:val="es-HN"/>
        </w:rPr>
        <w:t xml:space="preserve"> </w:t>
      </w:r>
    </w:p>
    <w:p w14:paraId="1EEB3093" w14:textId="77777777" w:rsidR="00392C75" w:rsidRPr="002F4960" w:rsidRDefault="00392C75" w:rsidP="002F4960">
      <w:pPr>
        <w:pStyle w:val="Prrafodelista"/>
        <w:autoSpaceDE w:val="0"/>
        <w:autoSpaceDN w:val="0"/>
        <w:adjustRightInd w:val="0"/>
        <w:spacing w:after="0" w:line="240" w:lineRule="auto"/>
        <w:ind w:left="567" w:right="49"/>
        <w:jc w:val="both"/>
        <w:rPr>
          <w:rFonts w:ascii="Arial Narrow" w:hAnsi="Arial Narrow" w:cs="Arial"/>
          <w:bCs/>
          <w:sz w:val="24"/>
          <w:szCs w:val="24"/>
          <w:lang w:val="es-HN"/>
        </w:rPr>
      </w:pPr>
    </w:p>
    <w:p w14:paraId="59C41A68" w14:textId="77777777" w:rsidR="00A81713" w:rsidRPr="002F4960" w:rsidRDefault="00313E7D" w:rsidP="002F4960">
      <w:pPr>
        <w:pStyle w:val="Prrafodelista"/>
        <w:numPr>
          <w:ilvl w:val="0"/>
          <w:numId w:val="37"/>
        </w:numPr>
        <w:autoSpaceDE w:val="0"/>
        <w:autoSpaceDN w:val="0"/>
        <w:adjustRightInd w:val="0"/>
        <w:spacing w:after="0" w:line="240" w:lineRule="auto"/>
        <w:ind w:right="49"/>
        <w:jc w:val="both"/>
        <w:rPr>
          <w:rFonts w:ascii="Arial Narrow" w:hAnsi="Arial Narrow" w:cs="Arial"/>
          <w:bCs/>
          <w:sz w:val="24"/>
          <w:szCs w:val="24"/>
          <w:lang w:val="es-HN"/>
        </w:rPr>
      </w:pPr>
      <w:r w:rsidRPr="002F4960">
        <w:rPr>
          <w:rFonts w:ascii="Arial Narrow" w:hAnsi="Arial Narrow" w:cs="Arial"/>
          <w:b/>
          <w:bCs/>
          <w:sz w:val="24"/>
          <w:szCs w:val="24"/>
          <w:lang w:val="es-HN"/>
        </w:rPr>
        <w:t>RESPONSABILIDADES</w:t>
      </w:r>
    </w:p>
    <w:p w14:paraId="4B4C41E1" w14:textId="6BA9DCFB" w:rsidR="00A81713" w:rsidRPr="002F4960" w:rsidRDefault="00627960" w:rsidP="002F4960">
      <w:pPr>
        <w:pStyle w:val="Prrafodelista"/>
        <w:autoSpaceDE w:val="0"/>
        <w:autoSpaceDN w:val="0"/>
        <w:adjustRightInd w:val="0"/>
        <w:spacing w:after="0" w:line="240" w:lineRule="auto"/>
        <w:ind w:left="218" w:right="49"/>
        <w:jc w:val="both"/>
        <w:rPr>
          <w:rFonts w:ascii="Arial Narrow" w:hAnsi="Arial Narrow" w:cs="Arial"/>
          <w:sz w:val="24"/>
          <w:szCs w:val="24"/>
          <w:lang w:val="es-HN"/>
        </w:rPr>
      </w:pPr>
      <w:r w:rsidRPr="002F4960">
        <w:rPr>
          <w:rFonts w:ascii="Arial Narrow" w:hAnsi="Arial Narrow" w:cs="Arial"/>
          <w:b/>
          <w:bCs/>
          <w:sz w:val="24"/>
          <w:szCs w:val="24"/>
          <w:lang w:val="es-HN"/>
        </w:rPr>
        <w:t>Director Industrial de Operaciones</w:t>
      </w:r>
      <w:r w:rsidRPr="002F4960">
        <w:rPr>
          <w:rFonts w:ascii="Arial Narrow" w:hAnsi="Arial Narrow" w:cs="Arial"/>
          <w:sz w:val="24"/>
          <w:szCs w:val="24"/>
          <w:lang w:val="es-HN"/>
        </w:rPr>
        <w:t>: asignar recursos y aprobar este procedimiento.</w:t>
      </w:r>
    </w:p>
    <w:p w14:paraId="6E8F8B42" w14:textId="4180DCBE" w:rsidR="00392C75" w:rsidRPr="002F4960" w:rsidRDefault="00807747" w:rsidP="002F4960">
      <w:pPr>
        <w:pStyle w:val="Prrafodelista"/>
        <w:autoSpaceDE w:val="0"/>
        <w:autoSpaceDN w:val="0"/>
        <w:adjustRightInd w:val="0"/>
        <w:spacing w:after="0" w:line="240" w:lineRule="auto"/>
        <w:ind w:left="218" w:right="49"/>
        <w:jc w:val="both"/>
        <w:rPr>
          <w:rFonts w:ascii="Arial Narrow" w:hAnsi="Arial Narrow" w:cs="Arial"/>
          <w:bCs/>
          <w:sz w:val="24"/>
          <w:szCs w:val="24"/>
          <w:lang w:val="es-HN"/>
        </w:rPr>
      </w:pPr>
      <w:r>
        <w:rPr>
          <w:rFonts w:ascii="Arial Narrow" w:hAnsi="Arial Narrow" w:cs="Arial"/>
          <w:b/>
          <w:bCs/>
          <w:sz w:val="24"/>
          <w:szCs w:val="24"/>
          <w:lang w:val="es-HN"/>
        </w:rPr>
        <w:t>Jefe de Operaciones</w:t>
      </w:r>
      <w:r w:rsidR="00392C75" w:rsidRPr="002F4960">
        <w:rPr>
          <w:rFonts w:ascii="Arial Narrow" w:hAnsi="Arial Narrow" w:cs="Arial"/>
          <w:sz w:val="24"/>
          <w:szCs w:val="24"/>
          <w:lang w:val="es-HN"/>
        </w:rPr>
        <w:t>: da seguimiento a los registros de lotes de despacho de producto y devoluciones.</w:t>
      </w:r>
    </w:p>
    <w:p w14:paraId="5DA5BFA3" w14:textId="0198C96D" w:rsidR="00392C75" w:rsidRPr="002F4960" w:rsidRDefault="00392C75" w:rsidP="002F4960">
      <w:pPr>
        <w:pStyle w:val="Prrafodelista"/>
        <w:autoSpaceDE w:val="0"/>
        <w:autoSpaceDN w:val="0"/>
        <w:adjustRightInd w:val="0"/>
        <w:spacing w:after="0" w:line="240" w:lineRule="auto"/>
        <w:ind w:left="218" w:right="49"/>
        <w:jc w:val="both"/>
        <w:rPr>
          <w:rFonts w:ascii="Arial Narrow" w:hAnsi="Arial Narrow" w:cs="Arial"/>
          <w:sz w:val="24"/>
          <w:szCs w:val="24"/>
          <w:lang w:val="es-HN"/>
        </w:rPr>
      </w:pPr>
      <w:r w:rsidRPr="002F4960">
        <w:rPr>
          <w:rFonts w:ascii="Arial Narrow" w:hAnsi="Arial Narrow" w:cs="Arial"/>
          <w:b/>
          <w:bCs/>
          <w:sz w:val="24"/>
          <w:szCs w:val="24"/>
          <w:lang w:val="es-HN"/>
        </w:rPr>
        <w:t xml:space="preserve">Jefe de </w:t>
      </w:r>
      <w:r w:rsidR="00807747">
        <w:rPr>
          <w:rFonts w:ascii="Arial Narrow" w:hAnsi="Arial Narrow" w:cs="Arial"/>
          <w:b/>
          <w:bCs/>
          <w:sz w:val="24"/>
          <w:szCs w:val="24"/>
          <w:lang w:val="es-HN"/>
        </w:rPr>
        <w:t>Planta</w:t>
      </w:r>
      <w:r w:rsidRPr="002F4960">
        <w:rPr>
          <w:rFonts w:ascii="Arial Narrow" w:hAnsi="Arial Narrow" w:cs="Arial"/>
          <w:sz w:val="24"/>
          <w:szCs w:val="24"/>
          <w:lang w:val="es-HN"/>
        </w:rPr>
        <w:t>: cumplir este procedimiento, vigilar, revisar, mantener y dar cumplimiento de este procedimiento en la planta de producción.</w:t>
      </w:r>
    </w:p>
    <w:p w14:paraId="581592CF" w14:textId="587174DB" w:rsidR="00A81713" w:rsidRPr="002F4960" w:rsidRDefault="00313E7D" w:rsidP="002F4960">
      <w:pPr>
        <w:pStyle w:val="Prrafodelista"/>
        <w:autoSpaceDE w:val="0"/>
        <w:autoSpaceDN w:val="0"/>
        <w:adjustRightInd w:val="0"/>
        <w:spacing w:after="0" w:line="240" w:lineRule="auto"/>
        <w:ind w:left="218" w:right="49"/>
        <w:jc w:val="both"/>
        <w:rPr>
          <w:rFonts w:ascii="Arial Narrow" w:hAnsi="Arial Narrow" w:cs="Arial"/>
          <w:sz w:val="24"/>
          <w:szCs w:val="24"/>
          <w:lang w:val="es-HN"/>
        </w:rPr>
      </w:pPr>
      <w:r w:rsidRPr="002F4960">
        <w:rPr>
          <w:rFonts w:ascii="Arial Narrow" w:hAnsi="Arial Narrow" w:cs="Arial"/>
          <w:b/>
          <w:bCs/>
          <w:sz w:val="24"/>
          <w:szCs w:val="24"/>
          <w:lang w:val="es-HN"/>
        </w:rPr>
        <w:t>Jefe</w:t>
      </w:r>
      <w:r w:rsidR="00807747">
        <w:rPr>
          <w:rFonts w:ascii="Arial Narrow" w:hAnsi="Arial Narrow" w:cs="Arial"/>
          <w:b/>
          <w:bCs/>
          <w:sz w:val="24"/>
          <w:szCs w:val="24"/>
          <w:lang w:val="es-HN"/>
        </w:rPr>
        <w:t>/ Supervisor</w:t>
      </w:r>
      <w:r w:rsidRPr="002F4960">
        <w:rPr>
          <w:rFonts w:ascii="Arial Narrow" w:hAnsi="Arial Narrow" w:cs="Arial"/>
          <w:b/>
          <w:bCs/>
          <w:sz w:val="24"/>
          <w:szCs w:val="24"/>
          <w:lang w:val="es-HN"/>
        </w:rPr>
        <w:t xml:space="preserve"> de Control de Calidad e Inocuidad</w:t>
      </w:r>
      <w:r w:rsidRPr="002F4960">
        <w:rPr>
          <w:rFonts w:ascii="Arial Narrow" w:hAnsi="Arial Narrow" w:cs="Arial"/>
          <w:sz w:val="24"/>
          <w:szCs w:val="24"/>
          <w:lang w:val="es-HN"/>
        </w:rPr>
        <w:t xml:space="preserve">:  </w:t>
      </w:r>
      <w:r w:rsidR="00A704C9" w:rsidRPr="002F4960">
        <w:rPr>
          <w:rFonts w:ascii="Arial Narrow" w:hAnsi="Arial Narrow" w:cs="Arial"/>
          <w:sz w:val="24"/>
          <w:szCs w:val="24"/>
          <w:lang w:val="es-HN"/>
        </w:rPr>
        <w:t>verificar el cumplimiento de</w:t>
      </w:r>
      <w:r w:rsidRPr="002F4960">
        <w:rPr>
          <w:rFonts w:ascii="Arial Narrow" w:hAnsi="Arial Narrow" w:cs="Arial"/>
          <w:sz w:val="24"/>
          <w:szCs w:val="24"/>
          <w:lang w:val="es-HN"/>
        </w:rPr>
        <w:t xml:space="preserve"> este procedimiento.</w:t>
      </w:r>
    </w:p>
    <w:p w14:paraId="656B7562" w14:textId="504B462B" w:rsidR="00A81713" w:rsidRPr="002F4960" w:rsidRDefault="00313E7D" w:rsidP="002F4960">
      <w:pPr>
        <w:pStyle w:val="Prrafodelista"/>
        <w:autoSpaceDE w:val="0"/>
        <w:autoSpaceDN w:val="0"/>
        <w:adjustRightInd w:val="0"/>
        <w:spacing w:after="0" w:line="240" w:lineRule="auto"/>
        <w:ind w:left="218" w:right="49"/>
        <w:jc w:val="both"/>
        <w:rPr>
          <w:rFonts w:ascii="Arial Narrow" w:hAnsi="Arial Narrow" w:cs="Arial"/>
          <w:sz w:val="24"/>
          <w:szCs w:val="24"/>
          <w:lang w:val="es-HN"/>
        </w:rPr>
      </w:pPr>
      <w:r w:rsidRPr="002F4960">
        <w:rPr>
          <w:rFonts w:ascii="Arial Narrow" w:hAnsi="Arial Narrow" w:cs="Arial"/>
          <w:b/>
          <w:bCs/>
          <w:sz w:val="24"/>
          <w:szCs w:val="24"/>
          <w:lang w:val="es-HN"/>
        </w:rPr>
        <w:t xml:space="preserve">Jefe de </w:t>
      </w:r>
      <w:r w:rsidR="00A81713" w:rsidRPr="002F4960">
        <w:rPr>
          <w:rFonts w:ascii="Arial Narrow" w:hAnsi="Arial Narrow" w:cs="Arial"/>
          <w:b/>
          <w:bCs/>
          <w:sz w:val="24"/>
          <w:szCs w:val="24"/>
          <w:lang w:val="es-HN"/>
        </w:rPr>
        <w:t>M</w:t>
      </w:r>
      <w:r w:rsidRPr="002F4960">
        <w:rPr>
          <w:rFonts w:ascii="Arial Narrow" w:hAnsi="Arial Narrow" w:cs="Arial"/>
          <w:b/>
          <w:bCs/>
          <w:sz w:val="24"/>
          <w:szCs w:val="24"/>
          <w:lang w:val="es-HN"/>
        </w:rPr>
        <w:t xml:space="preserve">ateria </w:t>
      </w:r>
      <w:r w:rsidR="00A81713" w:rsidRPr="002F4960">
        <w:rPr>
          <w:rFonts w:ascii="Arial Narrow" w:hAnsi="Arial Narrow" w:cs="Arial"/>
          <w:b/>
          <w:bCs/>
          <w:sz w:val="24"/>
          <w:szCs w:val="24"/>
          <w:lang w:val="es-HN"/>
        </w:rPr>
        <w:t>P</w:t>
      </w:r>
      <w:r w:rsidRPr="002F4960">
        <w:rPr>
          <w:rFonts w:ascii="Arial Narrow" w:hAnsi="Arial Narrow" w:cs="Arial"/>
          <w:b/>
          <w:bCs/>
          <w:sz w:val="24"/>
          <w:szCs w:val="24"/>
          <w:lang w:val="es-HN"/>
        </w:rPr>
        <w:t>rima, Supervisor de Campo</w:t>
      </w:r>
      <w:r w:rsidR="003B06EF" w:rsidRPr="002F4960">
        <w:rPr>
          <w:rFonts w:ascii="Arial Narrow" w:hAnsi="Arial Narrow" w:cs="Arial"/>
          <w:sz w:val="24"/>
          <w:szCs w:val="24"/>
          <w:lang w:val="es-HN"/>
        </w:rPr>
        <w:t xml:space="preserve">: </w:t>
      </w:r>
      <w:r w:rsidR="00392C75" w:rsidRPr="002F4960">
        <w:rPr>
          <w:rFonts w:ascii="Arial Narrow" w:hAnsi="Arial Narrow" w:cs="Arial"/>
          <w:sz w:val="24"/>
          <w:szCs w:val="24"/>
          <w:lang w:val="es-HN"/>
        </w:rPr>
        <w:t>s</w:t>
      </w:r>
      <w:r w:rsidRPr="002F4960">
        <w:rPr>
          <w:rFonts w:ascii="Arial Narrow" w:hAnsi="Arial Narrow" w:cs="Arial"/>
          <w:sz w:val="24"/>
          <w:szCs w:val="24"/>
          <w:lang w:val="es-HN"/>
        </w:rPr>
        <w:t>eguir los lineamientos de este procedimiento para la identificación de lotes y mantener actualizados los registros</w:t>
      </w:r>
      <w:r w:rsidR="003B06EF" w:rsidRPr="002F4960">
        <w:rPr>
          <w:rFonts w:ascii="Arial Narrow" w:hAnsi="Arial Narrow" w:cs="Arial"/>
          <w:sz w:val="24"/>
          <w:szCs w:val="24"/>
          <w:lang w:val="es-HN"/>
        </w:rPr>
        <w:t xml:space="preserve"> de los ingresos y traslados de materia prima</w:t>
      </w:r>
      <w:r w:rsidRPr="002F4960">
        <w:rPr>
          <w:rFonts w:ascii="Arial Narrow" w:hAnsi="Arial Narrow" w:cs="Arial"/>
          <w:sz w:val="24"/>
          <w:szCs w:val="24"/>
          <w:lang w:val="es-HN"/>
        </w:rPr>
        <w:t>.</w:t>
      </w:r>
    </w:p>
    <w:p w14:paraId="48FC0869" w14:textId="77777777" w:rsidR="00A81713" w:rsidRPr="002F4960" w:rsidRDefault="00313E7D" w:rsidP="002F4960">
      <w:pPr>
        <w:pStyle w:val="Prrafodelista"/>
        <w:autoSpaceDE w:val="0"/>
        <w:autoSpaceDN w:val="0"/>
        <w:adjustRightInd w:val="0"/>
        <w:spacing w:after="0" w:line="240" w:lineRule="auto"/>
        <w:ind w:left="218" w:right="49"/>
        <w:jc w:val="both"/>
        <w:rPr>
          <w:rFonts w:ascii="Arial Narrow" w:hAnsi="Arial Narrow" w:cs="Arial"/>
          <w:sz w:val="24"/>
          <w:szCs w:val="24"/>
          <w:lang w:val="es-HN"/>
        </w:rPr>
      </w:pPr>
      <w:r w:rsidRPr="002F4960">
        <w:rPr>
          <w:rFonts w:ascii="Arial Narrow" w:hAnsi="Arial Narrow" w:cs="Arial"/>
          <w:b/>
          <w:bCs/>
          <w:sz w:val="24"/>
          <w:szCs w:val="24"/>
          <w:lang w:val="es-HN"/>
        </w:rPr>
        <w:t>Supervisor de Campo</w:t>
      </w:r>
      <w:r w:rsidRPr="002F4960">
        <w:rPr>
          <w:rFonts w:ascii="Arial Narrow" w:hAnsi="Arial Narrow" w:cs="Arial"/>
          <w:sz w:val="24"/>
          <w:szCs w:val="24"/>
          <w:lang w:val="es-HN"/>
        </w:rPr>
        <w:t xml:space="preserve">: </w:t>
      </w:r>
      <w:r w:rsidR="00DA3125" w:rsidRPr="002F4960">
        <w:rPr>
          <w:rFonts w:ascii="Arial Narrow" w:hAnsi="Arial Narrow" w:cs="Arial"/>
          <w:sz w:val="24"/>
          <w:szCs w:val="24"/>
          <w:lang w:val="es-HN"/>
        </w:rPr>
        <w:t xml:space="preserve">da seguimiento a los productores </w:t>
      </w:r>
      <w:r w:rsidR="002028FB" w:rsidRPr="002F4960">
        <w:rPr>
          <w:rFonts w:ascii="Arial Narrow" w:hAnsi="Arial Narrow" w:cs="Arial"/>
          <w:sz w:val="24"/>
          <w:szCs w:val="24"/>
          <w:lang w:val="es-HN"/>
        </w:rPr>
        <w:t>nacionales de materia prima.</w:t>
      </w:r>
    </w:p>
    <w:p w14:paraId="46002411" w14:textId="1D353A62" w:rsidR="00A81713" w:rsidRPr="002F4960" w:rsidRDefault="00313E7D" w:rsidP="002F4960">
      <w:pPr>
        <w:pStyle w:val="Prrafodelista"/>
        <w:autoSpaceDE w:val="0"/>
        <w:autoSpaceDN w:val="0"/>
        <w:adjustRightInd w:val="0"/>
        <w:spacing w:after="0" w:line="240" w:lineRule="auto"/>
        <w:ind w:left="218" w:right="49"/>
        <w:jc w:val="both"/>
        <w:rPr>
          <w:rFonts w:ascii="Arial Narrow" w:hAnsi="Arial Narrow" w:cs="Arial"/>
          <w:sz w:val="24"/>
          <w:szCs w:val="24"/>
          <w:lang w:val="es-HN"/>
        </w:rPr>
      </w:pPr>
      <w:r w:rsidRPr="002F4960">
        <w:rPr>
          <w:rFonts w:ascii="Arial Narrow" w:hAnsi="Arial Narrow" w:cs="Arial"/>
          <w:b/>
          <w:bCs/>
          <w:sz w:val="24"/>
          <w:szCs w:val="24"/>
          <w:lang w:val="es-HN"/>
        </w:rPr>
        <w:t>Jefe de Seguridad</w:t>
      </w:r>
      <w:r w:rsidR="00392C75" w:rsidRPr="002F4960">
        <w:rPr>
          <w:rFonts w:ascii="Arial Narrow" w:hAnsi="Arial Narrow" w:cs="Arial"/>
          <w:b/>
          <w:bCs/>
          <w:sz w:val="24"/>
          <w:szCs w:val="24"/>
          <w:lang w:val="es-HN"/>
        </w:rPr>
        <w:t xml:space="preserve"> </w:t>
      </w:r>
      <w:r w:rsidRPr="002F4960">
        <w:rPr>
          <w:rFonts w:ascii="Arial Narrow" w:hAnsi="Arial Narrow" w:cs="Arial"/>
          <w:b/>
          <w:bCs/>
          <w:sz w:val="24"/>
          <w:szCs w:val="24"/>
          <w:lang w:val="es-HN"/>
        </w:rPr>
        <w:t>e</w:t>
      </w:r>
      <w:r w:rsidR="00392C75" w:rsidRPr="002F4960">
        <w:rPr>
          <w:rFonts w:ascii="Arial Narrow" w:hAnsi="Arial Narrow" w:cs="Arial"/>
          <w:b/>
          <w:bCs/>
          <w:sz w:val="24"/>
          <w:szCs w:val="24"/>
          <w:lang w:val="es-HN"/>
        </w:rPr>
        <w:t xml:space="preserve"> </w:t>
      </w:r>
      <w:r w:rsidRPr="002F4960">
        <w:rPr>
          <w:rFonts w:ascii="Arial Narrow" w:hAnsi="Arial Narrow" w:cs="Arial"/>
          <w:b/>
          <w:bCs/>
          <w:sz w:val="24"/>
          <w:szCs w:val="24"/>
          <w:lang w:val="es-HN"/>
        </w:rPr>
        <w:t>Higiene Industrial</w:t>
      </w:r>
      <w:r w:rsidRPr="002F4960">
        <w:rPr>
          <w:rFonts w:ascii="Arial Narrow" w:hAnsi="Arial Narrow" w:cs="Arial"/>
          <w:sz w:val="24"/>
          <w:szCs w:val="24"/>
          <w:lang w:val="es-HN"/>
        </w:rPr>
        <w:t>: mantener los registros actualizados del control de fumigación de silos, planta y bodegas.</w:t>
      </w:r>
    </w:p>
    <w:p w14:paraId="1D3B524D" w14:textId="117D70B2" w:rsidR="00B817CC" w:rsidRDefault="00DA3125" w:rsidP="00807747">
      <w:pPr>
        <w:pStyle w:val="Prrafodelista"/>
        <w:autoSpaceDE w:val="0"/>
        <w:autoSpaceDN w:val="0"/>
        <w:adjustRightInd w:val="0"/>
        <w:ind w:left="218" w:right="49"/>
        <w:jc w:val="both"/>
        <w:rPr>
          <w:rFonts w:ascii="Arial Narrow" w:hAnsi="Arial Narrow" w:cs="Arial"/>
          <w:b/>
          <w:bCs/>
          <w:i/>
          <w:iCs/>
          <w:sz w:val="24"/>
          <w:szCs w:val="24"/>
          <w:lang w:val="es-HN"/>
        </w:rPr>
      </w:pPr>
      <w:r w:rsidRPr="002F4960">
        <w:rPr>
          <w:rFonts w:ascii="Arial Narrow" w:hAnsi="Arial Narrow" w:cs="Arial"/>
          <w:b/>
          <w:bCs/>
          <w:sz w:val="24"/>
          <w:szCs w:val="24"/>
          <w:lang w:val="es-HN"/>
        </w:rPr>
        <w:t xml:space="preserve">Supervisor </w:t>
      </w:r>
      <w:r w:rsidR="00807747">
        <w:rPr>
          <w:rFonts w:ascii="Arial Narrow" w:hAnsi="Arial Narrow" w:cs="Arial"/>
          <w:b/>
          <w:bCs/>
          <w:sz w:val="24"/>
          <w:szCs w:val="24"/>
          <w:lang w:val="es-HN"/>
        </w:rPr>
        <w:t>de cadena de suministros</w:t>
      </w:r>
      <w:r w:rsidRPr="002F4960">
        <w:rPr>
          <w:rFonts w:ascii="Arial Narrow" w:hAnsi="Arial Narrow" w:cs="Arial"/>
          <w:sz w:val="24"/>
          <w:szCs w:val="24"/>
          <w:lang w:val="es-HN"/>
        </w:rPr>
        <w:t xml:space="preserve">: </w:t>
      </w:r>
      <w:r w:rsidR="00807747" w:rsidRPr="00807747">
        <w:rPr>
          <w:rFonts w:ascii="Arial Narrow" w:hAnsi="Arial Narrow" w:cs="Arial"/>
          <w:b/>
          <w:bCs/>
          <w:i/>
          <w:iCs/>
          <w:sz w:val="24"/>
          <w:szCs w:val="24"/>
          <w:lang w:val="es-HN"/>
        </w:rPr>
        <w:t>Responsable de garantizar los inventarios de materiales</w:t>
      </w:r>
      <w:r w:rsidR="00807747">
        <w:rPr>
          <w:rFonts w:ascii="Arial Narrow" w:hAnsi="Arial Narrow" w:cs="Arial"/>
          <w:b/>
          <w:bCs/>
          <w:i/>
          <w:iCs/>
          <w:sz w:val="24"/>
          <w:szCs w:val="24"/>
          <w:lang w:val="es-HN"/>
        </w:rPr>
        <w:t xml:space="preserve"> </w:t>
      </w:r>
      <w:r w:rsidR="00807747" w:rsidRPr="00807747">
        <w:rPr>
          <w:rFonts w:ascii="Arial Narrow" w:hAnsi="Arial Narrow" w:cs="Arial"/>
          <w:b/>
          <w:bCs/>
          <w:i/>
          <w:iCs/>
          <w:sz w:val="24"/>
          <w:szCs w:val="24"/>
          <w:lang w:val="es-HN"/>
        </w:rPr>
        <w:t>de empaque y materias primas en la planta de arroz.</w:t>
      </w:r>
    </w:p>
    <w:p w14:paraId="322B8AC9" w14:textId="602DA2E3" w:rsidR="00807747" w:rsidRPr="00807747" w:rsidRDefault="00807747" w:rsidP="00807747">
      <w:pPr>
        <w:pStyle w:val="Prrafodelista"/>
        <w:autoSpaceDE w:val="0"/>
        <w:autoSpaceDN w:val="0"/>
        <w:adjustRightInd w:val="0"/>
        <w:ind w:left="218" w:right="49"/>
        <w:jc w:val="both"/>
        <w:rPr>
          <w:rFonts w:ascii="Arial Narrow" w:hAnsi="Arial Narrow" w:cs="Arial"/>
          <w:sz w:val="24"/>
          <w:szCs w:val="24"/>
          <w:lang w:val="es-HN"/>
        </w:rPr>
      </w:pPr>
      <w:r w:rsidRPr="00807747">
        <w:rPr>
          <w:rFonts w:ascii="Arial Narrow" w:hAnsi="Arial Narrow" w:cs="Arial"/>
          <w:b/>
          <w:bCs/>
          <w:sz w:val="24"/>
          <w:szCs w:val="24"/>
        </w:rPr>
        <w:lastRenderedPageBreak/>
        <w:t>Supervisor de Inventarios:</w:t>
      </w:r>
      <w:r w:rsidRPr="00807747">
        <w:rPr>
          <w:rFonts w:ascii="Arial Narrow" w:hAnsi="Arial Narrow" w:cs="Arial"/>
          <w:sz w:val="24"/>
          <w:szCs w:val="24"/>
        </w:rPr>
        <w:t xml:space="preserve"> lleva el inventario de materia prima y material de empaque y</w:t>
      </w:r>
      <w:r w:rsidRPr="00807747">
        <w:rPr>
          <w:rFonts w:ascii="Arial Narrow" w:hAnsi="Arial Narrow" w:cs="Arial"/>
          <w:sz w:val="24"/>
          <w:szCs w:val="24"/>
        </w:rPr>
        <w:br/>
        <w:t>producto.</w:t>
      </w:r>
    </w:p>
    <w:p w14:paraId="38CCF23E" w14:textId="77777777" w:rsidR="00807747" w:rsidRPr="002F4960" w:rsidRDefault="00807747" w:rsidP="00807747">
      <w:pPr>
        <w:pStyle w:val="Prrafodelista"/>
        <w:autoSpaceDE w:val="0"/>
        <w:autoSpaceDN w:val="0"/>
        <w:adjustRightInd w:val="0"/>
        <w:ind w:left="218" w:right="49"/>
        <w:jc w:val="both"/>
        <w:rPr>
          <w:rFonts w:ascii="Arial Narrow" w:hAnsi="Arial Narrow" w:cs="Arial"/>
          <w:sz w:val="24"/>
          <w:szCs w:val="24"/>
          <w:lang w:val="es-HN"/>
        </w:rPr>
      </w:pPr>
    </w:p>
    <w:p w14:paraId="4A707F51" w14:textId="77777777" w:rsidR="00313E7D" w:rsidRPr="002F4960" w:rsidRDefault="00313E7D" w:rsidP="002F4960">
      <w:pPr>
        <w:pStyle w:val="Prrafodelista"/>
        <w:numPr>
          <w:ilvl w:val="0"/>
          <w:numId w:val="4"/>
        </w:numPr>
        <w:autoSpaceDE w:val="0"/>
        <w:autoSpaceDN w:val="0"/>
        <w:adjustRightInd w:val="0"/>
        <w:spacing w:after="0" w:line="240" w:lineRule="auto"/>
        <w:ind w:left="284" w:right="-376"/>
        <w:jc w:val="both"/>
        <w:rPr>
          <w:rFonts w:ascii="Arial Narrow" w:hAnsi="Arial Narrow" w:cs="Arial"/>
          <w:b/>
          <w:sz w:val="24"/>
          <w:szCs w:val="24"/>
          <w:lang w:val="es-HN"/>
        </w:rPr>
      </w:pPr>
      <w:r w:rsidRPr="002F4960">
        <w:rPr>
          <w:rFonts w:ascii="Arial Narrow" w:hAnsi="Arial Narrow" w:cs="Arial"/>
          <w:b/>
          <w:sz w:val="24"/>
          <w:szCs w:val="24"/>
          <w:lang w:val="es-HN"/>
        </w:rPr>
        <w:t>TRAZABILIDAD EN MATERIAS PRIMA</w:t>
      </w:r>
    </w:p>
    <w:p w14:paraId="58D1291B" w14:textId="77777777" w:rsidR="00313E7D" w:rsidRPr="002F4960" w:rsidRDefault="00313E7D" w:rsidP="002F4960">
      <w:pPr>
        <w:pStyle w:val="Prrafodelista"/>
        <w:numPr>
          <w:ilvl w:val="0"/>
          <w:numId w:val="37"/>
        </w:numPr>
        <w:autoSpaceDE w:val="0"/>
        <w:autoSpaceDN w:val="0"/>
        <w:adjustRightInd w:val="0"/>
        <w:spacing w:after="0" w:line="240" w:lineRule="auto"/>
        <w:ind w:right="-376"/>
        <w:jc w:val="both"/>
        <w:rPr>
          <w:rFonts w:ascii="Arial Narrow" w:hAnsi="Arial Narrow" w:cs="Arial"/>
          <w:b/>
          <w:vanish/>
          <w:sz w:val="24"/>
          <w:szCs w:val="24"/>
          <w:lang w:val="es-HN"/>
        </w:rPr>
      </w:pPr>
    </w:p>
    <w:p w14:paraId="6B22D31D" w14:textId="77777777" w:rsidR="00313E7D" w:rsidRPr="002F4960" w:rsidRDefault="00313E7D" w:rsidP="002F4960">
      <w:pPr>
        <w:pStyle w:val="Prrafodelista"/>
        <w:numPr>
          <w:ilvl w:val="0"/>
          <w:numId w:val="37"/>
        </w:numPr>
        <w:autoSpaceDE w:val="0"/>
        <w:autoSpaceDN w:val="0"/>
        <w:adjustRightInd w:val="0"/>
        <w:spacing w:after="0" w:line="240" w:lineRule="auto"/>
        <w:ind w:right="-376"/>
        <w:jc w:val="both"/>
        <w:rPr>
          <w:rFonts w:ascii="Arial Narrow" w:hAnsi="Arial Narrow" w:cs="Arial"/>
          <w:b/>
          <w:vanish/>
          <w:sz w:val="24"/>
          <w:szCs w:val="24"/>
          <w:lang w:val="es-HN"/>
        </w:rPr>
      </w:pPr>
    </w:p>
    <w:p w14:paraId="6FCD86AA" w14:textId="77777777" w:rsidR="00392C75" w:rsidRPr="00807747" w:rsidRDefault="00313E7D" w:rsidP="002F4960">
      <w:pPr>
        <w:pStyle w:val="Prrafodelista"/>
        <w:numPr>
          <w:ilvl w:val="1"/>
          <w:numId w:val="37"/>
        </w:numPr>
        <w:autoSpaceDE w:val="0"/>
        <w:autoSpaceDN w:val="0"/>
        <w:adjustRightInd w:val="0"/>
        <w:spacing w:after="0" w:line="240" w:lineRule="auto"/>
        <w:ind w:left="567" w:right="-376"/>
        <w:jc w:val="both"/>
        <w:rPr>
          <w:rFonts w:ascii="Arial Narrow" w:hAnsi="Arial Narrow" w:cs="Arial"/>
          <w:b/>
          <w:sz w:val="24"/>
          <w:szCs w:val="24"/>
          <w:lang w:val="es-HN"/>
        </w:rPr>
      </w:pPr>
      <w:r w:rsidRPr="00807747">
        <w:rPr>
          <w:rFonts w:ascii="Arial Narrow" w:hAnsi="Arial Narrow" w:cs="Arial"/>
          <w:b/>
          <w:sz w:val="24"/>
          <w:szCs w:val="24"/>
          <w:lang w:val="es-HN"/>
        </w:rPr>
        <w:t>Recepción de Granza Nacional</w:t>
      </w:r>
    </w:p>
    <w:p w14:paraId="13868B84" w14:textId="3FCA35A2" w:rsidR="00392C75"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Al ingreso de la materia prima, el personal de seguridad interna registra </w:t>
      </w:r>
      <w:r w:rsidR="00292398" w:rsidRPr="002F4960">
        <w:rPr>
          <w:rFonts w:ascii="Arial Narrow" w:hAnsi="Arial Narrow" w:cs="Arial"/>
          <w:sz w:val="24"/>
          <w:szCs w:val="24"/>
          <w:lang w:val="es-HN"/>
        </w:rPr>
        <w:t>la información</w:t>
      </w:r>
      <w:r w:rsidR="006100F1" w:rsidRPr="002F4960">
        <w:rPr>
          <w:rFonts w:ascii="Arial Narrow" w:hAnsi="Arial Narrow" w:cs="Arial"/>
          <w:sz w:val="24"/>
          <w:szCs w:val="24"/>
          <w:lang w:val="es-HN"/>
        </w:rPr>
        <w:t xml:space="preserve"> </w:t>
      </w:r>
      <w:r w:rsidR="00B817CC">
        <w:rPr>
          <w:rFonts w:ascii="Arial Narrow" w:hAnsi="Arial Narrow" w:cs="Arial"/>
          <w:sz w:val="24"/>
          <w:szCs w:val="24"/>
          <w:lang w:val="es-HN"/>
        </w:rPr>
        <w:t>del vehículo y motorista</w:t>
      </w:r>
      <w:r w:rsidR="00292398" w:rsidRPr="002F4960">
        <w:rPr>
          <w:rFonts w:ascii="Arial Narrow" w:hAnsi="Arial Narrow" w:cs="Arial"/>
          <w:sz w:val="24"/>
          <w:szCs w:val="24"/>
          <w:lang w:val="es-HN"/>
        </w:rPr>
        <w:t>,</w:t>
      </w:r>
      <w:r w:rsidRPr="002F4960">
        <w:rPr>
          <w:rFonts w:ascii="Arial Narrow" w:hAnsi="Arial Narrow" w:cs="Arial"/>
          <w:sz w:val="24"/>
          <w:szCs w:val="24"/>
          <w:lang w:val="es-HN"/>
        </w:rPr>
        <w:t xml:space="preserve"> inicia con el nombre del proveedor, </w:t>
      </w:r>
      <w:r w:rsidR="00292398" w:rsidRPr="002F4960">
        <w:rPr>
          <w:rFonts w:ascii="Arial Narrow" w:hAnsi="Arial Narrow" w:cs="Arial"/>
          <w:sz w:val="24"/>
          <w:szCs w:val="24"/>
          <w:lang w:val="es-HN"/>
        </w:rPr>
        <w:t xml:space="preserve">producto </w:t>
      </w:r>
      <w:r w:rsidRPr="002F4960">
        <w:rPr>
          <w:rFonts w:ascii="Arial Narrow" w:hAnsi="Arial Narrow" w:cs="Arial"/>
          <w:sz w:val="24"/>
          <w:szCs w:val="24"/>
          <w:lang w:val="es-HN"/>
        </w:rPr>
        <w:t>y del medio de transporte con el # de placa, nombre del transportista y observaciones</w:t>
      </w:r>
      <w:r w:rsidR="00807747">
        <w:rPr>
          <w:rFonts w:ascii="Arial Narrow" w:hAnsi="Arial Narrow" w:cs="Arial"/>
          <w:sz w:val="24"/>
          <w:szCs w:val="24"/>
          <w:lang w:val="es-HN"/>
        </w:rPr>
        <w:t>.</w:t>
      </w:r>
    </w:p>
    <w:p w14:paraId="270958A7" w14:textId="77777777" w:rsidR="00392C75" w:rsidRPr="002F4960" w:rsidRDefault="00392C75" w:rsidP="002F4960">
      <w:pPr>
        <w:pStyle w:val="Prrafodelista"/>
        <w:autoSpaceDE w:val="0"/>
        <w:autoSpaceDN w:val="0"/>
        <w:adjustRightInd w:val="0"/>
        <w:spacing w:after="0" w:line="240" w:lineRule="auto"/>
        <w:ind w:left="567" w:right="-376"/>
        <w:jc w:val="both"/>
        <w:rPr>
          <w:rFonts w:ascii="Arial Narrow" w:hAnsi="Arial Narrow" w:cs="Arial"/>
          <w:sz w:val="24"/>
          <w:szCs w:val="24"/>
          <w:lang w:val="es-HN"/>
        </w:rPr>
      </w:pPr>
    </w:p>
    <w:p w14:paraId="0DD2726F" w14:textId="77873E59" w:rsidR="00392C75"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Una vez ingresado el </w:t>
      </w:r>
      <w:r w:rsidR="00EC7680">
        <w:rPr>
          <w:rFonts w:ascii="Arial Narrow" w:hAnsi="Arial Narrow" w:cs="Arial"/>
          <w:sz w:val="24"/>
          <w:szCs w:val="24"/>
          <w:lang w:val="es-HN"/>
        </w:rPr>
        <w:t>vehículo</w:t>
      </w:r>
      <w:r w:rsidRPr="002F4960">
        <w:rPr>
          <w:rFonts w:ascii="Arial Narrow" w:hAnsi="Arial Narrow" w:cs="Arial"/>
          <w:sz w:val="24"/>
          <w:szCs w:val="24"/>
          <w:lang w:val="es-HN"/>
        </w:rPr>
        <w:t xml:space="preserve">, se procede a pesar la materia prima en báscula de pesa camiones donde el </w:t>
      </w:r>
      <w:proofErr w:type="gramStart"/>
      <w:r w:rsidRPr="002F4960">
        <w:rPr>
          <w:rFonts w:ascii="Arial Narrow" w:hAnsi="Arial Narrow" w:cs="Arial"/>
          <w:sz w:val="24"/>
          <w:szCs w:val="24"/>
          <w:lang w:val="es-HN"/>
        </w:rPr>
        <w:t>Jefe</w:t>
      </w:r>
      <w:proofErr w:type="gramEnd"/>
      <w:r w:rsidRPr="002F4960">
        <w:rPr>
          <w:rFonts w:ascii="Arial Narrow" w:hAnsi="Arial Narrow" w:cs="Arial"/>
          <w:sz w:val="24"/>
          <w:szCs w:val="24"/>
          <w:lang w:val="es-HN"/>
        </w:rPr>
        <w:t xml:space="preserve"> de materia prima registra la sección </w:t>
      </w:r>
      <w:r w:rsidRPr="002F4960">
        <w:rPr>
          <w:rFonts w:ascii="Arial Narrow" w:hAnsi="Arial Narrow" w:cs="Arial"/>
          <w:color w:val="000000" w:themeColor="text1"/>
          <w:sz w:val="24"/>
          <w:szCs w:val="24"/>
          <w:lang w:val="es-HN"/>
        </w:rPr>
        <w:t xml:space="preserve">Ingreso de Camiones a Clientes </w:t>
      </w:r>
      <w:r w:rsidRPr="002F4960">
        <w:rPr>
          <w:rFonts w:ascii="Arial Narrow" w:hAnsi="Arial Narrow" w:cs="Arial"/>
          <w:sz w:val="24"/>
          <w:szCs w:val="24"/>
          <w:lang w:val="es-HN"/>
        </w:rPr>
        <w:t>en el sistema FADSA donde ingresa el nombre del productor o cliente, origen del producto, nombre del transportista, número de placa, tipo de producto (seco o húmedo), peso al ingresar.</w:t>
      </w:r>
    </w:p>
    <w:p w14:paraId="13BD6555" w14:textId="77777777" w:rsidR="00392C75" w:rsidRPr="002F4960" w:rsidRDefault="00392C75" w:rsidP="002F4960">
      <w:pPr>
        <w:pStyle w:val="Prrafodelista"/>
        <w:autoSpaceDE w:val="0"/>
        <w:autoSpaceDN w:val="0"/>
        <w:adjustRightInd w:val="0"/>
        <w:spacing w:after="0" w:line="240" w:lineRule="auto"/>
        <w:ind w:left="567" w:right="-376"/>
        <w:jc w:val="both"/>
        <w:rPr>
          <w:rFonts w:ascii="Arial Narrow" w:hAnsi="Arial Narrow" w:cs="Arial"/>
          <w:sz w:val="24"/>
          <w:szCs w:val="24"/>
          <w:lang w:val="es-HN"/>
        </w:rPr>
      </w:pPr>
    </w:p>
    <w:p w14:paraId="64FB0E0F" w14:textId="77777777" w:rsidR="00392C75"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De acuerdo a la forma de entrega de la materia prima debe entregar el registro de Orden de Entrega de Agro bolsa (original) (externo), donde describe la información de la zona, productor y cantidad de producto.</w:t>
      </w:r>
    </w:p>
    <w:p w14:paraId="6B68DB99" w14:textId="77777777" w:rsidR="00392C75"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En cada entrega el proveedor debe presentar copia de documentos personal (copia de la cédula, copia del RTN, constancia de pagos a cuenta y copia que acredite a que asociación está afiliado.</w:t>
      </w:r>
    </w:p>
    <w:p w14:paraId="70EA56DE" w14:textId="77777777" w:rsidR="00392C75" w:rsidRPr="002F4960" w:rsidRDefault="00392C75" w:rsidP="002F4960">
      <w:pPr>
        <w:pStyle w:val="Prrafodelista"/>
        <w:autoSpaceDE w:val="0"/>
        <w:autoSpaceDN w:val="0"/>
        <w:adjustRightInd w:val="0"/>
        <w:spacing w:after="0" w:line="240" w:lineRule="auto"/>
        <w:ind w:left="567" w:right="-376"/>
        <w:jc w:val="both"/>
        <w:rPr>
          <w:rFonts w:ascii="Arial Narrow" w:hAnsi="Arial Narrow" w:cs="Arial"/>
          <w:sz w:val="24"/>
          <w:szCs w:val="24"/>
          <w:lang w:val="es-HN"/>
        </w:rPr>
      </w:pPr>
    </w:p>
    <w:p w14:paraId="14A26612" w14:textId="0F634E51" w:rsidR="00E26A8F" w:rsidRPr="00807747" w:rsidRDefault="00313E7D" w:rsidP="002F4960">
      <w:pPr>
        <w:pStyle w:val="Prrafodelista"/>
        <w:autoSpaceDE w:val="0"/>
        <w:autoSpaceDN w:val="0"/>
        <w:adjustRightInd w:val="0"/>
        <w:spacing w:after="0" w:line="240" w:lineRule="auto"/>
        <w:ind w:left="567" w:right="49"/>
        <w:jc w:val="both"/>
        <w:rPr>
          <w:rFonts w:ascii="Arial Narrow" w:hAnsi="Arial Narrow" w:cs="Arial"/>
          <w:i/>
          <w:iCs/>
          <w:sz w:val="24"/>
          <w:szCs w:val="24"/>
          <w:lang w:val="es-HN"/>
        </w:rPr>
      </w:pPr>
      <w:r w:rsidRPr="002F4960">
        <w:rPr>
          <w:rFonts w:ascii="Arial Narrow" w:hAnsi="Arial Narrow" w:cs="Arial"/>
          <w:sz w:val="24"/>
          <w:szCs w:val="24"/>
          <w:lang w:val="es-HN"/>
        </w:rPr>
        <w:t>Al finalizar la recepción se procede a pesar nuevamente la unidad de transporte vacío para determinar el peso exacto de granza descargada, una vez se tiene ese dato se llena el comprobante de compra donde describe el producto, la cantidad de materia prima nacional tomando en cuenta cada penalización y los análisis de laboratorio que son humedad, impurez</w:t>
      </w:r>
      <w:r w:rsidR="006100F1" w:rsidRPr="002F4960">
        <w:rPr>
          <w:rFonts w:ascii="Arial Narrow" w:hAnsi="Arial Narrow" w:cs="Arial"/>
          <w:sz w:val="24"/>
          <w:szCs w:val="24"/>
          <w:lang w:val="es-HN"/>
        </w:rPr>
        <w:t>as</w:t>
      </w:r>
      <w:r w:rsidRPr="002F4960">
        <w:rPr>
          <w:rFonts w:ascii="Arial Narrow" w:hAnsi="Arial Narrow" w:cs="Arial"/>
          <w:sz w:val="24"/>
          <w:szCs w:val="24"/>
          <w:lang w:val="es-HN"/>
        </w:rPr>
        <w:t>, grano rojo y entero quebrado todo esto para elaborar el cheque de pago.</w:t>
      </w:r>
      <w:r w:rsidR="00EC7680">
        <w:rPr>
          <w:rFonts w:ascii="Arial Narrow" w:hAnsi="Arial Narrow" w:cs="Arial"/>
          <w:sz w:val="24"/>
          <w:szCs w:val="24"/>
          <w:lang w:val="es-HN"/>
        </w:rPr>
        <w:t xml:space="preserve"> Y esta información también se registra en el formato </w:t>
      </w:r>
      <w:r w:rsidR="00EC7680" w:rsidRPr="00807747">
        <w:rPr>
          <w:rFonts w:ascii="Arial Narrow" w:hAnsi="Arial Narrow" w:cs="Arial"/>
          <w:i/>
          <w:iCs/>
          <w:sz w:val="24"/>
          <w:szCs w:val="24"/>
          <w:lang w:val="es-HN"/>
        </w:rPr>
        <w:t>PA-FO-44 Control de recibo de materia prima nacional</w:t>
      </w:r>
      <w:r w:rsidR="00807747">
        <w:rPr>
          <w:rFonts w:ascii="Arial Narrow" w:hAnsi="Arial Narrow" w:cs="Arial"/>
          <w:i/>
          <w:iCs/>
          <w:sz w:val="24"/>
          <w:szCs w:val="24"/>
          <w:lang w:val="es-HN"/>
        </w:rPr>
        <w:t>.</w:t>
      </w:r>
    </w:p>
    <w:p w14:paraId="6C0F69D2" w14:textId="77777777" w:rsidR="00E26A8F" w:rsidRPr="002F4960" w:rsidRDefault="00E26A8F" w:rsidP="002F4960">
      <w:pPr>
        <w:pStyle w:val="Prrafodelista"/>
        <w:autoSpaceDE w:val="0"/>
        <w:autoSpaceDN w:val="0"/>
        <w:adjustRightInd w:val="0"/>
        <w:spacing w:after="0" w:line="240" w:lineRule="auto"/>
        <w:ind w:left="567" w:right="-376"/>
        <w:jc w:val="both"/>
        <w:rPr>
          <w:rFonts w:ascii="Arial Narrow" w:hAnsi="Arial Narrow" w:cs="Arial"/>
          <w:sz w:val="24"/>
          <w:szCs w:val="24"/>
          <w:lang w:val="es-HN"/>
        </w:rPr>
      </w:pPr>
    </w:p>
    <w:p w14:paraId="4D7ADFD5" w14:textId="77777777" w:rsidR="00E26A8F" w:rsidRPr="00C43565"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C43565">
        <w:rPr>
          <w:rFonts w:ascii="Arial Narrow" w:hAnsi="Arial Narrow" w:cs="Arial"/>
          <w:sz w:val="24"/>
          <w:szCs w:val="24"/>
          <w:lang w:val="es-HN"/>
        </w:rPr>
        <w:t>Y procede a ingresa</w:t>
      </w:r>
      <w:r w:rsidR="000134B5" w:rsidRPr="00C43565">
        <w:rPr>
          <w:rFonts w:ascii="Arial Narrow" w:hAnsi="Arial Narrow" w:cs="Arial"/>
          <w:sz w:val="24"/>
          <w:szCs w:val="24"/>
          <w:lang w:val="es-HN"/>
        </w:rPr>
        <w:t>r</w:t>
      </w:r>
      <w:r w:rsidRPr="00C43565">
        <w:rPr>
          <w:rFonts w:ascii="Arial Narrow" w:hAnsi="Arial Narrow" w:cs="Arial"/>
          <w:sz w:val="24"/>
          <w:szCs w:val="24"/>
          <w:lang w:val="es-HN"/>
        </w:rPr>
        <w:t xml:space="preserve"> la materia prima en sistema SAP en la sección de Entrada de Compra donde describe la cantidad, que </w:t>
      </w:r>
      <w:r w:rsidR="000134B5" w:rsidRPr="00C43565">
        <w:rPr>
          <w:rFonts w:ascii="Arial Narrow" w:hAnsi="Arial Narrow" w:cs="Arial"/>
          <w:sz w:val="24"/>
          <w:szCs w:val="24"/>
          <w:lang w:val="es-HN"/>
        </w:rPr>
        <w:t xml:space="preserve">se </w:t>
      </w:r>
      <w:r w:rsidRPr="00C43565">
        <w:rPr>
          <w:rFonts w:ascii="Arial Narrow" w:hAnsi="Arial Narrow" w:cs="Arial"/>
          <w:sz w:val="24"/>
          <w:szCs w:val="24"/>
          <w:lang w:val="es-HN"/>
        </w:rPr>
        <w:t>almacena</w:t>
      </w:r>
      <w:r w:rsidR="000134B5" w:rsidRPr="00C43565">
        <w:rPr>
          <w:rFonts w:ascii="Arial Narrow" w:hAnsi="Arial Narrow" w:cs="Arial"/>
          <w:sz w:val="24"/>
          <w:szCs w:val="24"/>
          <w:lang w:val="es-HN"/>
        </w:rPr>
        <w:t xml:space="preserve"> en </w:t>
      </w:r>
      <w:r w:rsidRPr="00C43565">
        <w:rPr>
          <w:rFonts w:ascii="Arial Narrow" w:hAnsi="Arial Narrow" w:cs="Arial"/>
          <w:sz w:val="24"/>
          <w:szCs w:val="24"/>
          <w:lang w:val="es-HN"/>
        </w:rPr>
        <w:t>silo</w:t>
      </w:r>
      <w:r w:rsidR="000134B5" w:rsidRPr="00C43565">
        <w:rPr>
          <w:rFonts w:ascii="Arial Narrow" w:hAnsi="Arial Narrow" w:cs="Arial"/>
          <w:sz w:val="24"/>
          <w:szCs w:val="24"/>
          <w:lang w:val="es-HN"/>
        </w:rPr>
        <w:t>s.</w:t>
      </w:r>
      <w:r w:rsidRPr="00C43565">
        <w:rPr>
          <w:rFonts w:ascii="Arial Narrow" w:hAnsi="Arial Narrow" w:cs="Arial"/>
          <w:sz w:val="24"/>
          <w:szCs w:val="24"/>
          <w:lang w:val="es-HN"/>
        </w:rPr>
        <w:t xml:space="preserve"> </w:t>
      </w:r>
    </w:p>
    <w:p w14:paraId="7213DB0F" w14:textId="30DE6924" w:rsidR="00E26A8F" w:rsidRPr="00C43565"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C43565">
        <w:rPr>
          <w:rFonts w:ascii="Arial Narrow" w:hAnsi="Arial Narrow" w:cs="Arial"/>
          <w:sz w:val="24"/>
          <w:szCs w:val="24"/>
          <w:lang w:val="es-HN"/>
        </w:rPr>
        <w:t>El Supervisor de Campo verifica el rendimiento y humedad de la materia prima por medio de un muestreo según camión registrand</w:t>
      </w:r>
      <w:r w:rsidR="00C43565" w:rsidRPr="00C43565">
        <w:rPr>
          <w:rFonts w:ascii="Arial Narrow" w:hAnsi="Arial Narrow" w:cs="Arial"/>
          <w:sz w:val="24"/>
          <w:szCs w:val="24"/>
          <w:lang w:val="es-HN"/>
        </w:rPr>
        <w:t>o los resultados</w:t>
      </w:r>
      <w:r w:rsidR="00C43565">
        <w:rPr>
          <w:rFonts w:ascii="Arial Narrow" w:hAnsi="Arial Narrow" w:cs="Arial"/>
          <w:sz w:val="24"/>
          <w:szCs w:val="24"/>
          <w:lang w:val="es-HN"/>
        </w:rPr>
        <w:t>.</w:t>
      </w:r>
    </w:p>
    <w:p w14:paraId="7050E96F" w14:textId="7E0F074D" w:rsidR="00313E7D" w:rsidRPr="00C43565" w:rsidRDefault="00313E7D" w:rsidP="00C43565">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C43565">
        <w:rPr>
          <w:rFonts w:ascii="Arial Narrow" w:hAnsi="Arial Narrow" w:cs="Arial"/>
          <w:sz w:val="24"/>
          <w:szCs w:val="24"/>
          <w:lang w:val="es-HN"/>
        </w:rPr>
        <w:t xml:space="preserve">Durante la recepción </w:t>
      </w:r>
      <w:r w:rsidR="00C43565" w:rsidRPr="0094553D">
        <w:rPr>
          <w:rFonts w:ascii="Arial Narrow" w:hAnsi="Arial Narrow" w:cs="Arial"/>
          <w:i/>
          <w:iCs/>
          <w:sz w:val="24"/>
          <w:szCs w:val="24"/>
          <w:lang w:val="es-HN"/>
        </w:rPr>
        <w:t>luego pasa por la etapa de</w:t>
      </w:r>
      <w:r w:rsidRPr="0094553D">
        <w:rPr>
          <w:rFonts w:ascii="Arial Narrow" w:hAnsi="Arial Narrow" w:cs="Arial"/>
          <w:i/>
          <w:iCs/>
          <w:sz w:val="24"/>
          <w:szCs w:val="24"/>
          <w:lang w:val="es-HN"/>
        </w:rPr>
        <w:t xml:space="preserve"> Pre limpia</w:t>
      </w:r>
      <w:r w:rsidR="0094553D">
        <w:rPr>
          <w:rFonts w:ascii="Arial Narrow" w:hAnsi="Arial Narrow" w:cs="Arial"/>
          <w:i/>
          <w:iCs/>
          <w:sz w:val="24"/>
          <w:szCs w:val="24"/>
          <w:lang w:val="es-HN"/>
        </w:rPr>
        <w:t xml:space="preserve"> y se</w:t>
      </w:r>
      <w:r w:rsidR="00C43565" w:rsidRPr="0094553D">
        <w:rPr>
          <w:rFonts w:ascii="Arial Narrow" w:hAnsi="Arial Narrow" w:cs="Arial"/>
          <w:i/>
          <w:iCs/>
          <w:sz w:val="24"/>
          <w:szCs w:val="24"/>
          <w:lang w:val="es-HN"/>
        </w:rPr>
        <w:t xml:space="preserve"> </w:t>
      </w:r>
      <w:r w:rsidR="0094553D" w:rsidRPr="0094553D">
        <w:rPr>
          <w:rFonts w:ascii="Arial Narrow" w:hAnsi="Arial Narrow" w:cs="Arial"/>
          <w:i/>
          <w:iCs/>
          <w:sz w:val="24"/>
          <w:szCs w:val="24"/>
          <w:lang w:val="es-HN"/>
        </w:rPr>
        <w:t>envía</w:t>
      </w:r>
      <w:r w:rsidR="0094553D">
        <w:rPr>
          <w:rFonts w:ascii="Arial Narrow" w:hAnsi="Arial Narrow" w:cs="Arial"/>
          <w:i/>
          <w:iCs/>
          <w:sz w:val="24"/>
          <w:szCs w:val="24"/>
          <w:lang w:val="es-HN"/>
        </w:rPr>
        <w:t>n</w:t>
      </w:r>
      <w:r w:rsidR="00C43565" w:rsidRPr="0094553D">
        <w:rPr>
          <w:rFonts w:ascii="Arial Narrow" w:hAnsi="Arial Narrow" w:cs="Arial"/>
          <w:i/>
          <w:iCs/>
          <w:sz w:val="24"/>
          <w:szCs w:val="24"/>
          <w:lang w:val="es-HN"/>
        </w:rPr>
        <w:t xml:space="preserve"> a los</w:t>
      </w:r>
      <w:r w:rsidRPr="0094553D">
        <w:rPr>
          <w:rFonts w:ascii="Arial Narrow" w:hAnsi="Arial Narrow" w:cs="Arial"/>
          <w:i/>
          <w:iCs/>
          <w:sz w:val="24"/>
          <w:szCs w:val="24"/>
          <w:lang w:val="es-HN"/>
        </w:rPr>
        <w:t xml:space="preserve"> silos A, B, C, D </w:t>
      </w:r>
      <w:r w:rsidR="00C43565" w:rsidRPr="0094553D">
        <w:rPr>
          <w:rFonts w:ascii="Arial Narrow" w:hAnsi="Arial Narrow" w:cs="Arial"/>
          <w:i/>
          <w:iCs/>
          <w:sz w:val="24"/>
          <w:szCs w:val="24"/>
          <w:lang w:val="es-HN"/>
        </w:rPr>
        <w:t xml:space="preserve">para </w:t>
      </w:r>
      <w:r w:rsidR="0094553D">
        <w:rPr>
          <w:rFonts w:ascii="Arial Narrow" w:hAnsi="Arial Narrow" w:cs="Arial"/>
          <w:i/>
          <w:iCs/>
          <w:sz w:val="24"/>
          <w:szCs w:val="24"/>
          <w:lang w:val="es-HN"/>
        </w:rPr>
        <w:t>posteriormente enviar</w:t>
      </w:r>
      <w:r w:rsidRPr="0094553D">
        <w:rPr>
          <w:rFonts w:ascii="Arial Narrow" w:hAnsi="Arial Narrow" w:cs="Arial"/>
          <w:i/>
          <w:iCs/>
          <w:sz w:val="24"/>
          <w:szCs w:val="24"/>
          <w:lang w:val="es-HN"/>
        </w:rPr>
        <w:t xml:space="preserve"> a la secadora externa AGRIMAQ y se registra en Registro de Secadas de Granza Nacional </w:t>
      </w:r>
      <w:r w:rsidR="00F12BF9" w:rsidRPr="0094553D">
        <w:rPr>
          <w:rFonts w:ascii="Arial Narrow" w:hAnsi="Arial Narrow" w:cs="Arial"/>
          <w:i/>
          <w:iCs/>
          <w:sz w:val="24"/>
          <w:szCs w:val="24"/>
          <w:lang w:val="es-HN"/>
        </w:rPr>
        <w:t>GS-FO-03</w:t>
      </w:r>
      <w:r w:rsidRPr="0094553D">
        <w:rPr>
          <w:rFonts w:ascii="Arial Narrow" w:hAnsi="Arial Narrow" w:cs="Arial"/>
          <w:i/>
          <w:iCs/>
          <w:sz w:val="24"/>
          <w:szCs w:val="24"/>
          <w:lang w:val="es-HN"/>
        </w:rPr>
        <w:t xml:space="preserve"> se identifica de que silo se cargó la secadora, hora de carga y descarga, temperatura, humedad y silo al que fue enviado para almacenamiento</w:t>
      </w:r>
      <w:r w:rsidR="00F12BF9" w:rsidRPr="0094553D">
        <w:rPr>
          <w:rFonts w:ascii="Arial Narrow" w:hAnsi="Arial Narrow" w:cs="Arial"/>
          <w:i/>
          <w:iCs/>
          <w:sz w:val="24"/>
          <w:szCs w:val="24"/>
          <w:lang w:val="es-HN"/>
        </w:rPr>
        <w:t>.</w:t>
      </w:r>
    </w:p>
    <w:p w14:paraId="4C892705" w14:textId="77777777" w:rsidR="002D76E0" w:rsidRDefault="002D76E0" w:rsidP="00EC7680">
      <w:pPr>
        <w:autoSpaceDE w:val="0"/>
        <w:autoSpaceDN w:val="0"/>
        <w:adjustRightInd w:val="0"/>
        <w:spacing w:after="0" w:line="240" w:lineRule="auto"/>
        <w:ind w:right="-376"/>
        <w:jc w:val="both"/>
        <w:rPr>
          <w:rFonts w:ascii="Arial Narrow" w:hAnsi="Arial Narrow" w:cs="Arial"/>
          <w:sz w:val="24"/>
          <w:szCs w:val="24"/>
          <w:lang w:val="es-HN"/>
        </w:rPr>
      </w:pPr>
    </w:p>
    <w:p w14:paraId="02488A98" w14:textId="6C580320" w:rsidR="00E26A8F" w:rsidRPr="002F4960" w:rsidRDefault="00313E7D" w:rsidP="002F4960">
      <w:pPr>
        <w:pStyle w:val="Prrafodelista"/>
        <w:numPr>
          <w:ilvl w:val="1"/>
          <w:numId w:val="37"/>
        </w:numPr>
        <w:autoSpaceDE w:val="0"/>
        <w:autoSpaceDN w:val="0"/>
        <w:adjustRightInd w:val="0"/>
        <w:spacing w:after="0" w:line="240" w:lineRule="auto"/>
        <w:ind w:left="567" w:right="-376"/>
        <w:jc w:val="both"/>
        <w:rPr>
          <w:rFonts w:ascii="Arial Narrow" w:hAnsi="Arial Narrow" w:cs="Arial"/>
          <w:b/>
          <w:sz w:val="24"/>
          <w:szCs w:val="24"/>
          <w:lang w:val="es-HN"/>
        </w:rPr>
      </w:pPr>
      <w:r w:rsidRPr="002F4960">
        <w:rPr>
          <w:rFonts w:ascii="Arial Narrow" w:hAnsi="Arial Narrow" w:cs="Arial"/>
          <w:b/>
          <w:sz w:val="24"/>
          <w:szCs w:val="24"/>
          <w:lang w:val="es-HN"/>
        </w:rPr>
        <w:t xml:space="preserve">Recepción de </w:t>
      </w:r>
      <w:r w:rsidR="00552AC4" w:rsidRPr="002F4960">
        <w:rPr>
          <w:rFonts w:ascii="Arial Narrow" w:hAnsi="Arial Narrow" w:cs="Arial"/>
          <w:b/>
          <w:sz w:val="24"/>
          <w:szCs w:val="24"/>
          <w:lang w:val="es-HN"/>
        </w:rPr>
        <w:t>granza</w:t>
      </w:r>
      <w:r w:rsidR="00070747">
        <w:rPr>
          <w:rFonts w:ascii="Arial Narrow" w:hAnsi="Arial Narrow" w:cs="Arial"/>
          <w:b/>
          <w:sz w:val="24"/>
          <w:szCs w:val="24"/>
          <w:lang w:val="es-HN"/>
        </w:rPr>
        <w:t xml:space="preserve"> importada</w:t>
      </w:r>
    </w:p>
    <w:p w14:paraId="05F6F2BC" w14:textId="586A5279" w:rsidR="00E26A8F" w:rsidRPr="008248DA" w:rsidRDefault="00313E7D" w:rsidP="008248DA">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La trazabilidad</w:t>
      </w:r>
      <w:r w:rsidR="00292398" w:rsidRPr="002F4960">
        <w:rPr>
          <w:rFonts w:ascii="Arial Narrow" w:hAnsi="Arial Narrow" w:cs="Arial"/>
          <w:sz w:val="24"/>
          <w:szCs w:val="24"/>
          <w:lang w:val="es-HN"/>
        </w:rPr>
        <w:t xml:space="preserve"> del tipo de materia prima</w:t>
      </w:r>
      <w:r w:rsidRPr="002F4960">
        <w:rPr>
          <w:rFonts w:ascii="Arial Narrow" w:hAnsi="Arial Narrow" w:cs="Arial"/>
          <w:sz w:val="24"/>
          <w:szCs w:val="24"/>
          <w:lang w:val="es-HN"/>
        </w:rPr>
        <w:t xml:space="preserve"> inicia con el nombre del embarque, el cual se identifica en los certificados de origen, certificados de fumigación y certificados fitosanitarios recibidos.</w:t>
      </w:r>
    </w:p>
    <w:p w14:paraId="49372E90" w14:textId="77826991" w:rsidR="00E26A8F"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lastRenderedPageBreak/>
        <w:t xml:space="preserve">Al ingreso de la materia prima se reporta con el personal de seguridad interna este a su vez se comunica con el </w:t>
      </w:r>
      <w:proofErr w:type="gramStart"/>
      <w:r w:rsidR="00807747">
        <w:rPr>
          <w:rFonts w:ascii="Arial Narrow" w:hAnsi="Arial Narrow" w:cs="Arial"/>
          <w:sz w:val="24"/>
          <w:szCs w:val="24"/>
          <w:lang w:val="es-HN"/>
        </w:rPr>
        <w:t>J</w:t>
      </w:r>
      <w:r w:rsidRPr="002F4960">
        <w:rPr>
          <w:rFonts w:ascii="Arial Narrow" w:hAnsi="Arial Narrow" w:cs="Arial"/>
          <w:sz w:val="24"/>
          <w:szCs w:val="24"/>
          <w:lang w:val="es-HN"/>
        </w:rPr>
        <w:t>efe</w:t>
      </w:r>
      <w:proofErr w:type="gramEnd"/>
      <w:r w:rsidRPr="002F4960">
        <w:rPr>
          <w:rFonts w:ascii="Arial Narrow" w:hAnsi="Arial Narrow" w:cs="Arial"/>
          <w:sz w:val="24"/>
          <w:szCs w:val="24"/>
          <w:lang w:val="es-HN"/>
        </w:rPr>
        <w:t xml:space="preserve"> de </w:t>
      </w:r>
      <w:r w:rsidR="00807747">
        <w:rPr>
          <w:rFonts w:ascii="Arial Narrow" w:hAnsi="Arial Narrow" w:cs="Arial"/>
          <w:sz w:val="24"/>
          <w:szCs w:val="24"/>
          <w:lang w:val="es-HN"/>
        </w:rPr>
        <w:t>M</w:t>
      </w:r>
      <w:r w:rsidRPr="002F4960">
        <w:rPr>
          <w:rFonts w:ascii="Arial Narrow" w:hAnsi="Arial Narrow" w:cs="Arial"/>
          <w:sz w:val="24"/>
          <w:szCs w:val="24"/>
          <w:lang w:val="es-HN"/>
        </w:rPr>
        <w:t>aterias prima para dar inicio al proceso.</w:t>
      </w:r>
    </w:p>
    <w:p w14:paraId="20E39ECE" w14:textId="77777777" w:rsidR="00E26A8F" w:rsidRPr="002F4960" w:rsidRDefault="00E26A8F"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p>
    <w:p w14:paraId="4436764C" w14:textId="6118CC52" w:rsidR="00E26A8F"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Luego procede a pasar a bascula y se pesan con la boleta de la portuaria, se llena </w:t>
      </w:r>
      <w:r w:rsidR="00EC7680">
        <w:rPr>
          <w:rFonts w:ascii="Arial Narrow" w:hAnsi="Arial Narrow" w:cs="Arial"/>
          <w:sz w:val="24"/>
          <w:szCs w:val="24"/>
          <w:lang w:val="es-HN"/>
        </w:rPr>
        <w:t xml:space="preserve">el formato GC-FO-23 </w:t>
      </w:r>
      <w:r w:rsidR="00895280">
        <w:rPr>
          <w:rFonts w:ascii="Arial Narrow" w:hAnsi="Arial Narrow" w:cs="Arial"/>
          <w:sz w:val="24"/>
          <w:szCs w:val="24"/>
          <w:lang w:val="es-HN"/>
        </w:rPr>
        <w:t>Control de recibo de granza de arroz,</w:t>
      </w:r>
      <w:r w:rsidR="00B24063" w:rsidRPr="002F4960">
        <w:rPr>
          <w:rFonts w:ascii="Arial Narrow" w:hAnsi="Arial Narrow" w:cs="Arial"/>
          <w:sz w:val="24"/>
          <w:szCs w:val="24"/>
          <w:lang w:val="es-HN"/>
        </w:rPr>
        <w:t xml:space="preserve"> </w:t>
      </w:r>
      <w:r w:rsidRPr="002F4960">
        <w:rPr>
          <w:rFonts w:ascii="Arial Narrow" w:hAnsi="Arial Narrow" w:cs="Arial"/>
          <w:sz w:val="24"/>
          <w:szCs w:val="24"/>
          <w:lang w:val="es-HN"/>
        </w:rPr>
        <w:t>con los datos de la boleta de la portuaria, donde se especifica nombre del motorista, placa, fecha de recepción, peso, hora de entrada y hora de salida.</w:t>
      </w:r>
    </w:p>
    <w:p w14:paraId="5B1FADD6" w14:textId="77777777" w:rsidR="00E26A8F" w:rsidRPr="002F4960" w:rsidRDefault="00E26A8F"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p>
    <w:p w14:paraId="7E0EF28B" w14:textId="4F03BE21" w:rsidR="00E26A8F"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Cuando la rastra hace la descarga se </w:t>
      </w:r>
      <w:r w:rsidR="00895280">
        <w:rPr>
          <w:rFonts w:ascii="Arial Narrow" w:hAnsi="Arial Narrow" w:cs="Arial"/>
          <w:sz w:val="24"/>
          <w:szCs w:val="24"/>
          <w:lang w:val="es-HN"/>
        </w:rPr>
        <w:t>u</w:t>
      </w:r>
      <w:r w:rsidRPr="002F4960">
        <w:rPr>
          <w:rFonts w:ascii="Arial Narrow" w:hAnsi="Arial Narrow" w:cs="Arial"/>
          <w:sz w:val="24"/>
          <w:szCs w:val="24"/>
          <w:lang w:val="es-HN"/>
        </w:rPr>
        <w:t xml:space="preserve">bica en la </w:t>
      </w:r>
      <w:r w:rsidR="00895280" w:rsidRPr="002F4960">
        <w:rPr>
          <w:rFonts w:ascii="Arial Narrow" w:hAnsi="Arial Narrow" w:cs="Arial"/>
          <w:sz w:val="24"/>
          <w:szCs w:val="24"/>
          <w:lang w:val="es-HN"/>
        </w:rPr>
        <w:t>báscula</w:t>
      </w:r>
      <w:r w:rsidRPr="002F4960">
        <w:rPr>
          <w:rFonts w:ascii="Arial Narrow" w:hAnsi="Arial Narrow" w:cs="Arial"/>
          <w:sz w:val="24"/>
          <w:szCs w:val="24"/>
          <w:lang w:val="es-HN"/>
        </w:rPr>
        <w:t xml:space="preserve"> para pesarla nuevamente el vehículo vacío para determinar el peso recibido.</w:t>
      </w:r>
    </w:p>
    <w:p w14:paraId="0D4F7F31" w14:textId="77777777" w:rsidR="00E26A8F" w:rsidRPr="002F4960" w:rsidRDefault="00E26A8F"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p>
    <w:p w14:paraId="141FD065" w14:textId="77777777" w:rsidR="00E26A8F"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Se le entrega una boleta de recibo.</w:t>
      </w:r>
    </w:p>
    <w:p w14:paraId="0D80FD56" w14:textId="77777777" w:rsidR="00E26A8F" w:rsidRPr="00895280" w:rsidRDefault="00E26A8F" w:rsidP="00895280">
      <w:pPr>
        <w:autoSpaceDE w:val="0"/>
        <w:autoSpaceDN w:val="0"/>
        <w:adjustRightInd w:val="0"/>
        <w:spacing w:after="0" w:line="240" w:lineRule="auto"/>
        <w:ind w:right="49"/>
        <w:jc w:val="both"/>
        <w:rPr>
          <w:rFonts w:ascii="Arial Narrow" w:hAnsi="Arial Narrow" w:cs="Arial"/>
          <w:sz w:val="24"/>
          <w:szCs w:val="24"/>
          <w:lang w:val="es-HN"/>
        </w:rPr>
      </w:pPr>
    </w:p>
    <w:p w14:paraId="7CBABCD0" w14:textId="30BA0688" w:rsidR="00313E7D"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b/>
          <w:sz w:val="24"/>
          <w:szCs w:val="24"/>
          <w:lang w:val="es-HN"/>
        </w:rPr>
      </w:pPr>
      <w:r w:rsidRPr="002F4960">
        <w:rPr>
          <w:rFonts w:ascii="Arial Narrow" w:hAnsi="Arial Narrow" w:cs="Arial"/>
          <w:sz w:val="24"/>
          <w:szCs w:val="24"/>
          <w:lang w:val="es-HN"/>
        </w:rPr>
        <w:t xml:space="preserve">Con el </w:t>
      </w:r>
      <w:r w:rsidR="00895280">
        <w:rPr>
          <w:rFonts w:ascii="Arial Narrow" w:hAnsi="Arial Narrow" w:cs="Arial"/>
          <w:sz w:val="24"/>
          <w:szCs w:val="24"/>
          <w:lang w:val="es-HN"/>
        </w:rPr>
        <w:t>t</w:t>
      </w:r>
      <w:r w:rsidRPr="002F4960">
        <w:rPr>
          <w:rFonts w:ascii="Arial Narrow" w:hAnsi="Arial Narrow" w:cs="Arial"/>
          <w:sz w:val="24"/>
          <w:szCs w:val="24"/>
          <w:lang w:val="es-HN"/>
        </w:rPr>
        <w:t xml:space="preserve">icket de </w:t>
      </w:r>
      <w:r w:rsidR="00895280">
        <w:rPr>
          <w:rFonts w:ascii="Arial Narrow" w:hAnsi="Arial Narrow" w:cs="Arial"/>
          <w:sz w:val="24"/>
          <w:szCs w:val="24"/>
          <w:lang w:val="es-HN"/>
        </w:rPr>
        <w:t>s</w:t>
      </w:r>
      <w:r w:rsidRPr="002F4960">
        <w:rPr>
          <w:rFonts w:ascii="Arial Narrow" w:hAnsi="Arial Narrow" w:cs="Arial"/>
          <w:sz w:val="24"/>
          <w:szCs w:val="24"/>
          <w:lang w:val="es-HN"/>
        </w:rPr>
        <w:t>alida es un registro enviado por la portuaria, en el cual el Jefe de Materia Prima revisa la cantidad de quintales según ticket, el número de marchamo y ubicación correcta de traileta en la báscula y se pesa una a una las traileta.</w:t>
      </w:r>
    </w:p>
    <w:p w14:paraId="1D6DC01E" w14:textId="77777777" w:rsidR="00E26A8F" w:rsidRPr="002F4960" w:rsidRDefault="00E26A8F" w:rsidP="002F4960">
      <w:pPr>
        <w:autoSpaceDE w:val="0"/>
        <w:autoSpaceDN w:val="0"/>
        <w:adjustRightInd w:val="0"/>
        <w:spacing w:after="0" w:line="240" w:lineRule="auto"/>
        <w:ind w:right="-376"/>
        <w:jc w:val="both"/>
        <w:rPr>
          <w:rFonts w:ascii="Arial Narrow" w:hAnsi="Arial Narrow" w:cs="Arial"/>
          <w:sz w:val="24"/>
          <w:szCs w:val="24"/>
          <w:lang w:val="es-HN"/>
        </w:rPr>
      </w:pPr>
    </w:p>
    <w:p w14:paraId="155DEA45" w14:textId="77777777" w:rsidR="00313E7D" w:rsidRPr="002F4960" w:rsidRDefault="00313E7D" w:rsidP="002F4960">
      <w:pPr>
        <w:pStyle w:val="Prrafodelista"/>
        <w:numPr>
          <w:ilvl w:val="0"/>
          <w:numId w:val="22"/>
        </w:numPr>
        <w:autoSpaceDE w:val="0"/>
        <w:autoSpaceDN w:val="0"/>
        <w:adjustRightInd w:val="0"/>
        <w:spacing w:after="0" w:line="240" w:lineRule="auto"/>
        <w:ind w:right="-376"/>
        <w:jc w:val="both"/>
        <w:rPr>
          <w:rFonts w:ascii="Arial Narrow" w:hAnsi="Arial Narrow" w:cs="Arial"/>
          <w:b/>
          <w:vanish/>
          <w:sz w:val="24"/>
          <w:szCs w:val="24"/>
          <w:lang w:val="es-HN"/>
        </w:rPr>
      </w:pPr>
    </w:p>
    <w:p w14:paraId="4EF11575" w14:textId="77777777" w:rsidR="00313E7D" w:rsidRPr="002F4960" w:rsidRDefault="00313E7D" w:rsidP="002F4960">
      <w:pPr>
        <w:pStyle w:val="Prrafodelista"/>
        <w:numPr>
          <w:ilvl w:val="0"/>
          <w:numId w:val="22"/>
        </w:numPr>
        <w:autoSpaceDE w:val="0"/>
        <w:autoSpaceDN w:val="0"/>
        <w:adjustRightInd w:val="0"/>
        <w:spacing w:after="0" w:line="240" w:lineRule="auto"/>
        <w:ind w:right="-376"/>
        <w:jc w:val="both"/>
        <w:rPr>
          <w:rFonts w:ascii="Arial Narrow" w:hAnsi="Arial Narrow" w:cs="Arial"/>
          <w:b/>
          <w:vanish/>
          <w:sz w:val="24"/>
          <w:szCs w:val="24"/>
          <w:lang w:val="es-HN"/>
        </w:rPr>
      </w:pPr>
    </w:p>
    <w:p w14:paraId="11D112C8" w14:textId="77777777" w:rsidR="00313E7D" w:rsidRPr="002F4960" w:rsidRDefault="00313E7D" w:rsidP="002F4960">
      <w:pPr>
        <w:pStyle w:val="Prrafodelista"/>
        <w:numPr>
          <w:ilvl w:val="0"/>
          <w:numId w:val="22"/>
        </w:numPr>
        <w:autoSpaceDE w:val="0"/>
        <w:autoSpaceDN w:val="0"/>
        <w:adjustRightInd w:val="0"/>
        <w:spacing w:after="0" w:line="240" w:lineRule="auto"/>
        <w:ind w:right="-376"/>
        <w:jc w:val="both"/>
        <w:rPr>
          <w:rFonts w:ascii="Arial Narrow" w:hAnsi="Arial Narrow" w:cs="Arial"/>
          <w:b/>
          <w:vanish/>
          <w:sz w:val="24"/>
          <w:szCs w:val="24"/>
          <w:lang w:val="es-HN"/>
        </w:rPr>
      </w:pPr>
    </w:p>
    <w:p w14:paraId="1CCA3E00" w14:textId="77777777" w:rsidR="00313E7D" w:rsidRPr="002F4960" w:rsidRDefault="00313E7D" w:rsidP="002F4960">
      <w:pPr>
        <w:pStyle w:val="Prrafodelista"/>
        <w:numPr>
          <w:ilvl w:val="0"/>
          <w:numId w:val="22"/>
        </w:numPr>
        <w:autoSpaceDE w:val="0"/>
        <w:autoSpaceDN w:val="0"/>
        <w:adjustRightInd w:val="0"/>
        <w:spacing w:after="0" w:line="240" w:lineRule="auto"/>
        <w:ind w:right="-376"/>
        <w:jc w:val="both"/>
        <w:rPr>
          <w:rFonts w:ascii="Arial Narrow" w:hAnsi="Arial Narrow" w:cs="Arial"/>
          <w:b/>
          <w:vanish/>
          <w:sz w:val="24"/>
          <w:szCs w:val="24"/>
          <w:lang w:val="es-HN"/>
        </w:rPr>
      </w:pPr>
    </w:p>
    <w:p w14:paraId="15B95A72" w14:textId="77777777" w:rsidR="00313E7D" w:rsidRPr="002F4960" w:rsidRDefault="00313E7D" w:rsidP="002F4960">
      <w:pPr>
        <w:pStyle w:val="Prrafodelista"/>
        <w:numPr>
          <w:ilvl w:val="0"/>
          <w:numId w:val="22"/>
        </w:numPr>
        <w:autoSpaceDE w:val="0"/>
        <w:autoSpaceDN w:val="0"/>
        <w:adjustRightInd w:val="0"/>
        <w:spacing w:after="0" w:line="240" w:lineRule="auto"/>
        <w:ind w:right="-376"/>
        <w:jc w:val="both"/>
        <w:rPr>
          <w:rFonts w:ascii="Arial Narrow" w:hAnsi="Arial Narrow" w:cs="Arial"/>
          <w:b/>
          <w:vanish/>
          <w:sz w:val="24"/>
          <w:szCs w:val="24"/>
          <w:lang w:val="es-HN"/>
        </w:rPr>
      </w:pPr>
    </w:p>
    <w:p w14:paraId="02CF9618" w14:textId="77777777" w:rsidR="00313E7D" w:rsidRPr="002F4960" w:rsidRDefault="00313E7D" w:rsidP="002F4960">
      <w:pPr>
        <w:pStyle w:val="Prrafodelista"/>
        <w:numPr>
          <w:ilvl w:val="1"/>
          <w:numId w:val="22"/>
        </w:numPr>
        <w:autoSpaceDE w:val="0"/>
        <w:autoSpaceDN w:val="0"/>
        <w:adjustRightInd w:val="0"/>
        <w:spacing w:after="0" w:line="240" w:lineRule="auto"/>
        <w:ind w:right="-376" w:hanging="360"/>
        <w:jc w:val="both"/>
        <w:rPr>
          <w:rFonts w:ascii="Arial Narrow" w:hAnsi="Arial Narrow" w:cs="Arial"/>
          <w:b/>
          <w:vanish/>
          <w:sz w:val="24"/>
          <w:szCs w:val="24"/>
          <w:lang w:val="es-HN"/>
        </w:rPr>
      </w:pPr>
    </w:p>
    <w:p w14:paraId="70BDBF8D" w14:textId="77777777" w:rsidR="00313E7D" w:rsidRPr="002F4960" w:rsidRDefault="00313E7D" w:rsidP="002F4960">
      <w:pPr>
        <w:pStyle w:val="Prrafodelista"/>
        <w:numPr>
          <w:ilvl w:val="1"/>
          <w:numId w:val="22"/>
        </w:numPr>
        <w:autoSpaceDE w:val="0"/>
        <w:autoSpaceDN w:val="0"/>
        <w:adjustRightInd w:val="0"/>
        <w:spacing w:after="0" w:line="240" w:lineRule="auto"/>
        <w:ind w:right="-376" w:hanging="360"/>
        <w:jc w:val="both"/>
        <w:rPr>
          <w:rFonts w:ascii="Arial Narrow" w:hAnsi="Arial Narrow" w:cs="Arial"/>
          <w:b/>
          <w:vanish/>
          <w:sz w:val="24"/>
          <w:szCs w:val="24"/>
          <w:lang w:val="es-HN"/>
        </w:rPr>
      </w:pPr>
    </w:p>
    <w:p w14:paraId="0C102914" w14:textId="77777777" w:rsidR="00E26A8F" w:rsidRPr="002F4960" w:rsidRDefault="00313E7D" w:rsidP="002F4960">
      <w:pPr>
        <w:pStyle w:val="Prrafodelista"/>
        <w:numPr>
          <w:ilvl w:val="1"/>
          <w:numId w:val="37"/>
        </w:numPr>
        <w:autoSpaceDE w:val="0"/>
        <w:autoSpaceDN w:val="0"/>
        <w:adjustRightInd w:val="0"/>
        <w:spacing w:after="0" w:line="240" w:lineRule="auto"/>
        <w:ind w:left="567" w:right="-376"/>
        <w:jc w:val="both"/>
        <w:rPr>
          <w:rFonts w:ascii="Arial Narrow" w:hAnsi="Arial Narrow" w:cs="Arial"/>
          <w:sz w:val="24"/>
          <w:szCs w:val="24"/>
          <w:lang w:val="es-HN"/>
        </w:rPr>
      </w:pPr>
      <w:r w:rsidRPr="002F4960">
        <w:rPr>
          <w:rFonts w:ascii="Arial Narrow" w:hAnsi="Arial Narrow" w:cs="Arial"/>
          <w:b/>
          <w:sz w:val="24"/>
          <w:szCs w:val="24"/>
          <w:lang w:val="es-HN"/>
        </w:rPr>
        <w:t>Descarga</w:t>
      </w:r>
    </w:p>
    <w:p w14:paraId="498E0193" w14:textId="38BA7D16" w:rsidR="002E4F37" w:rsidRPr="002F4960" w:rsidRDefault="00C727D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Durante la recepción</w:t>
      </w:r>
      <w:r w:rsidR="00313E7D" w:rsidRPr="002F4960">
        <w:rPr>
          <w:rFonts w:ascii="Arial Narrow" w:hAnsi="Arial Narrow" w:cs="Arial"/>
          <w:sz w:val="24"/>
          <w:szCs w:val="24"/>
          <w:lang w:val="es-HN"/>
        </w:rPr>
        <w:t xml:space="preserve"> el </w:t>
      </w:r>
      <w:r w:rsidRPr="002F4960">
        <w:rPr>
          <w:rFonts w:ascii="Arial Narrow" w:hAnsi="Arial Narrow" w:cs="Arial"/>
          <w:sz w:val="24"/>
          <w:szCs w:val="24"/>
          <w:lang w:val="es-HN"/>
        </w:rPr>
        <w:t>encargado de la descarga</w:t>
      </w:r>
      <w:r w:rsidR="00313E7D" w:rsidRPr="002F4960">
        <w:rPr>
          <w:rFonts w:ascii="Arial Narrow" w:hAnsi="Arial Narrow" w:cs="Arial"/>
          <w:sz w:val="24"/>
          <w:szCs w:val="24"/>
          <w:lang w:val="es-HN"/>
        </w:rPr>
        <w:t xml:space="preserve"> toma una muestra, que identifica por cada traileta con número consecutivo y entrega Auditor de Calidad e Inocuidad la muestra para su posterior análisis, registrando los resultados en Verificación de Re</w:t>
      </w:r>
      <w:r w:rsidRPr="002F4960">
        <w:rPr>
          <w:rFonts w:ascii="Arial Narrow" w:hAnsi="Arial Narrow" w:cs="Arial"/>
          <w:sz w:val="24"/>
          <w:szCs w:val="24"/>
          <w:lang w:val="es-HN"/>
        </w:rPr>
        <w:t>cepción de materia prima</w:t>
      </w:r>
      <w:r w:rsidR="00313E7D" w:rsidRPr="002F4960">
        <w:rPr>
          <w:rFonts w:ascii="Arial Narrow" w:hAnsi="Arial Narrow" w:cs="Arial"/>
          <w:sz w:val="24"/>
          <w:szCs w:val="24"/>
          <w:lang w:val="es-HN"/>
        </w:rPr>
        <w:t xml:space="preserve"> (C</w:t>
      </w:r>
      <w:r w:rsidR="00D87D26">
        <w:rPr>
          <w:rFonts w:ascii="Arial Narrow" w:hAnsi="Arial Narrow" w:cs="Arial"/>
          <w:sz w:val="24"/>
          <w:szCs w:val="24"/>
          <w:lang w:val="es-HN"/>
        </w:rPr>
        <w:t>A</w:t>
      </w:r>
      <w:r w:rsidR="00313E7D" w:rsidRPr="002F4960">
        <w:rPr>
          <w:rFonts w:ascii="Arial Narrow" w:hAnsi="Arial Narrow" w:cs="Arial"/>
          <w:sz w:val="24"/>
          <w:szCs w:val="24"/>
          <w:lang w:val="es-HN"/>
        </w:rPr>
        <w:t>-FO-</w:t>
      </w:r>
      <w:r w:rsidR="00D87D26">
        <w:rPr>
          <w:rFonts w:ascii="Arial Narrow" w:hAnsi="Arial Narrow" w:cs="Arial"/>
          <w:sz w:val="24"/>
          <w:szCs w:val="24"/>
          <w:lang w:val="es-HN"/>
        </w:rPr>
        <w:t>06</w:t>
      </w:r>
      <w:r w:rsidR="00313E7D" w:rsidRPr="002F4960">
        <w:rPr>
          <w:rFonts w:ascii="Arial Narrow" w:hAnsi="Arial Narrow" w:cs="Arial"/>
          <w:sz w:val="24"/>
          <w:szCs w:val="24"/>
          <w:lang w:val="es-HN"/>
        </w:rPr>
        <w:t>)</w:t>
      </w:r>
      <w:r w:rsidR="002F4960">
        <w:rPr>
          <w:rFonts w:ascii="Arial Narrow" w:hAnsi="Arial Narrow" w:cs="Arial"/>
          <w:sz w:val="24"/>
          <w:szCs w:val="24"/>
          <w:lang w:val="es-HN"/>
        </w:rPr>
        <w:t xml:space="preserve"> </w:t>
      </w:r>
      <w:r w:rsidR="00313E7D" w:rsidRPr="002F4960">
        <w:rPr>
          <w:rFonts w:ascii="Arial Narrow" w:hAnsi="Arial Narrow" w:cs="Arial"/>
          <w:sz w:val="24"/>
          <w:szCs w:val="24"/>
          <w:lang w:val="es-HN"/>
        </w:rPr>
        <w:t>con la documentación de ingreso del producto enviada antes de la recepción de la materia prima, se registra el número de embarque y se identifica # silo que se envió la materia prima y se elabora un Certificado Interno de Recepción de Granza I</w:t>
      </w:r>
      <w:r w:rsidRPr="002F4960">
        <w:rPr>
          <w:rFonts w:ascii="Arial Narrow" w:hAnsi="Arial Narrow" w:cs="Arial"/>
          <w:sz w:val="24"/>
          <w:szCs w:val="24"/>
          <w:lang w:val="es-HN"/>
        </w:rPr>
        <w:t>mportada</w:t>
      </w:r>
      <w:r w:rsidR="00097B4B" w:rsidRPr="002F4960">
        <w:rPr>
          <w:rFonts w:ascii="Arial Narrow" w:hAnsi="Arial Narrow" w:cs="Arial"/>
          <w:sz w:val="24"/>
          <w:szCs w:val="24"/>
          <w:lang w:val="es-HN"/>
        </w:rPr>
        <w:t xml:space="preserve"> </w:t>
      </w:r>
      <w:r w:rsidRPr="002F4960">
        <w:rPr>
          <w:rFonts w:ascii="Arial Narrow" w:hAnsi="Arial Narrow" w:cs="Arial"/>
          <w:sz w:val="24"/>
          <w:szCs w:val="24"/>
          <w:lang w:val="es-HN"/>
        </w:rPr>
        <w:t>(C</w:t>
      </w:r>
      <w:r w:rsidR="008554B5">
        <w:rPr>
          <w:rFonts w:ascii="Arial Narrow" w:hAnsi="Arial Narrow" w:cs="Arial"/>
          <w:sz w:val="24"/>
          <w:szCs w:val="24"/>
          <w:lang w:val="es-HN"/>
        </w:rPr>
        <w:t>A</w:t>
      </w:r>
      <w:r w:rsidRPr="002F4960">
        <w:rPr>
          <w:rFonts w:ascii="Arial Narrow" w:hAnsi="Arial Narrow" w:cs="Arial"/>
          <w:sz w:val="24"/>
          <w:szCs w:val="24"/>
          <w:lang w:val="es-HN"/>
        </w:rPr>
        <w:t>-FO-</w:t>
      </w:r>
      <w:r w:rsidR="008554B5">
        <w:rPr>
          <w:rFonts w:ascii="Arial Narrow" w:hAnsi="Arial Narrow" w:cs="Arial"/>
          <w:sz w:val="24"/>
          <w:szCs w:val="24"/>
          <w:lang w:val="es-HN"/>
        </w:rPr>
        <w:t>10</w:t>
      </w:r>
      <w:r w:rsidR="00097B4B" w:rsidRPr="002F4960">
        <w:rPr>
          <w:rFonts w:ascii="Arial Narrow" w:hAnsi="Arial Narrow" w:cs="Arial"/>
          <w:sz w:val="24"/>
          <w:szCs w:val="24"/>
          <w:lang w:val="es-HN"/>
        </w:rPr>
        <w:t xml:space="preserve"> </w:t>
      </w:r>
      <w:r w:rsidR="00313E7D" w:rsidRPr="002F4960">
        <w:rPr>
          <w:rFonts w:ascii="Arial Narrow" w:hAnsi="Arial Narrow" w:cs="Arial"/>
          <w:sz w:val="24"/>
          <w:szCs w:val="24"/>
          <w:lang w:val="es-HN"/>
        </w:rPr>
        <w:t>para determinar el cumplimiento de calidad e inocuidad de todo el embarque, donde describe a que silo de almacenamiento se envió la materia prima,  en caso de desviaciones se comunica al Director Industrial de Operaciones</w:t>
      </w:r>
      <w:r w:rsidR="00F12BF9">
        <w:rPr>
          <w:rFonts w:ascii="Arial Narrow" w:hAnsi="Arial Narrow" w:cs="Arial"/>
          <w:sz w:val="24"/>
          <w:szCs w:val="24"/>
          <w:lang w:val="es-HN"/>
        </w:rPr>
        <w:t xml:space="preserve">. </w:t>
      </w:r>
    </w:p>
    <w:p w14:paraId="617B553B" w14:textId="217E5162" w:rsidR="002E4F37"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Se procede a la descarga de materia prima según lugar asignado y con anticipación se define a que silo será transportado tomando en cuenta las condiciones de limpieza y control de </w:t>
      </w:r>
      <w:r w:rsidRPr="001627BE">
        <w:rPr>
          <w:rFonts w:ascii="Arial Narrow" w:hAnsi="Arial Narrow" w:cs="Arial"/>
          <w:sz w:val="24"/>
          <w:szCs w:val="24"/>
          <w:lang w:val="es-HN"/>
        </w:rPr>
        <w:t>fumigación antes de su carga</w:t>
      </w:r>
      <w:r w:rsidR="001627BE" w:rsidRPr="001627BE">
        <w:rPr>
          <w:rFonts w:ascii="Arial Narrow" w:hAnsi="Arial Narrow" w:cs="Arial"/>
          <w:sz w:val="24"/>
          <w:szCs w:val="24"/>
          <w:lang w:val="es-HN"/>
        </w:rPr>
        <w:t>.</w:t>
      </w:r>
      <w:r w:rsidR="001627BE">
        <w:rPr>
          <w:rFonts w:ascii="Arial Narrow" w:hAnsi="Arial Narrow" w:cs="Arial"/>
          <w:sz w:val="24"/>
          <w:szCs w:val="24"/>
          <w:lang w:val="es-HN"/>
        </w:rPr>
        <w:t xml:space="preserve"> </w:t>
      </w:r>
    </w:p>
    <w:p w14:paraId="31BD8096" w14:textId="77777777" w:rsidR="002E4F37" w:rsidRPr="002F4960" w:rsidRDefault="002E4F37"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p>
    <w:p w14:paraId="7B1D3493" w14:textId="19B242AE" w:rsidR="002E4F37"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Una vez descarga</w:t>
      </w:r>
      <w:r w:rsidR="00A00363" w:rsidRPr="002F4960">
        <w:rPr>
          <w:rFonts w:ascii="Arial Narrow" w:hAnsi="Arial Narrow" w:cs="Arial"/>
          <w:sz w:val="24"/>
          <w:szCs w:val="24"/>
          <w:lang w:val="es-HN"/>
        </w:rPr>
        <w:t>d</w:t>
      </w:r>
      <w:r w:rsidR="00895280">
        <w:rPr>
          <w:rFonts w:ascii="Arial Narrow" w:hAnsi="Arial Narrow" w:cs="Arial"/>
          <w:sz w:val="24"/>
          <w:szCs w:val="24"/>
          <w:lang w:val="es-HN"/>
        </w:rPr>
        <w:t>o el vehículo</w:t>
      </w:r>
      <w:r w:rsidRPr="002F4960">
        <w:rPr>
          <w:rFonts w:ascii="Arial Narrow" w:hAnsi="Arial Narrow" w:cs="Arial"/>
          <w:sz w:val="24"/>
          <w:szCs w:val="24"/>
          <w:lang w:val="es-HN"/>
        </w:rPr>
        <w:t xml:space="preserve"> se pesa nuevamente para establecer el peso de salida y confirmar el total de toneladas recibidas versus compra. </w:t>
      </w:r>
    </w:p>
    <w:p w14:paraId="72EBB50C" w14:textId="77777777" w:rsidR="002E4F37"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La granza se recibe en diferentes silos los cuales tienen la siguiente capacidad:  </w:t>
      </w:r>
    </w:p>
    <w:p w14:paraId="35C31771" w14:textId="77777777" w:rsidR="002E4F37"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895280">
        <w:rPr>
          <w:rFonts w:ascii="Arial Narrow" w:hAnsi="Arial Narrow" w:cs="Arial"/>
          <w:sz w:val="24"/>
          <w:szCs w:val="24"/>
          <w:lang w:val="es-HN"/>
        </w:rPr>
        <w:t xml:space="preserve">Silo 1 </w:t>
      </w:r>
      <w:r w:rsidR="00B3499C" w:rsidRPr="00895280">
        <w:rPr>
          <w:rFonts w:ascii="Arial Narrow" w:hAnsi="Arial Narrow" w:cs="Arial"/>
          <w:sz w:val="24"/>
          <w:szCs w:val="24"/>
          <w:lang w:val="es-HN"/>
        </w:rPr>
        <w:t>al 2: capacidad 2,500 qq</w:t>
      </w:r>
    </w:p>
    <w:p w14:paraId="6F892808" w14:textId="77777777" w:rsidR="002E4F37" w:rsidRPr="002F4960" w:rsidRDefault="00B3499C"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Silo 3 </w:t>
      </w:r>
      <w:r w:rsidR="00313E7D" w:rsidRPr="002F4960">
        <w:rPr>
          <w:rFonts w:ascii="Arial Narrow" w:hAnsi="Arial Narrow" w:cs="Arial"/>
          <w:sz w:val="24"/>
          <w:szCs w:val="24"/>
          <w:lang w:val="es-HN"/>
        </w:rPr>
        <w:t xml:space="preserve">al 14: capacidad </w:t>
      </w:r>
      <w:r w:rsidRPr="002F4960">
        <w:rPr>
          <w:rFonts w:ascii="Arial Narrow" w:hAnsi="Arial Narrow" w:cs="Arial"/>
          <w:sz w:val="24"/>
          <w:szCs w:val="24"/>
          <w:lang w:val="es-HN"/>
        </w:rPr>
        <w:t>10,500 qq</w:t>
      </w:r>
    </w:p>
    <w:p w14:paraId="375C81E8" w14:textId="77777777" w:rsidR="002E4F37"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Silo 16 al 17: capacidad</w:t>
      </w:r>
      <w:r w:rsidR="00B3499C" w:rsidRPr="002F4960">
        <w:rPr>
          <w:rFonts w:ascii="Arial Narrow" w:hAnsi="Arial Narrow" w:cs="Arial"/>
          <w:sz w:val="24"/>
          <w:szCs w:val="24"/>
          <w:lang w:val="es-HN"/>
        </w:rPr>
        <w:t xml:space="preserve"> 22, 000 qq </w:t>
      </w:r>
    </w:p>
    <w:p w14:paraId="10D012A6" w14:textId="77777777" w:rsidR="002E4F37" w:rsidRPr="002F4960" w:rsidRDefault="00B3499C"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Silo 18 al </w:t>
      </w:r>
      <w:r w:rsidR="00313E7D" w:rsidRPr="002F4960">
        <w:rPr>
          <w:rFonts w:ascii="Arial Narrow" w:hAnsi="Arial Narrow" w:cs="Arial"/>
          <w:sz w:val="24"/>
          <w:szCs w:val="24"/>
          <w:lang w:val="es-HN"/>
        </w:rPr>
        <w:t>19: capacidad</w:t>
      </w:r>
      <w:r w:rsidRPr="002F4960">
        <w:rPr>
          <w:rFonts w:ascii="Arial Narrow" w:hAnsi="Arial Narrow" w:cs="Arial"/>
          <w:sz w:val="24"/>
          <w:szCs w:val="24"/>
          <w:lang w:val="es-HN"/>
        </w:rPr>
        <w:t xml:space="preserve"> 17,000 qq </w:t>
      </w:r>
    </w:p>
    <w:p w14:paraId="67672631" w14:textId="77777777" w:rsidR="002E4F37"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Silos A: silo de paso con capacidad 1450 qq granza húmeda* Nacional.</w:t>
      </w:r>
    </w:p>
    <w:p w14:paraId="6B060089" w14:textId="77777777" w:rsidR="002E4F37" w:rsidRPr="002F4960" w:rsidRDefault="00313E7D"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Silo de B al D: capacidad 1450 qq granza húmeda* Nacional.</w:t>
      </w:r>
    </w:p>
    <w:p w14:paraId="656555AF" w14:textId="77777777" w:rsidR="002E4F37" w:rsidRPr="002F4960" w:rsidRDefault="002E4F37"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p>
    <w:p w14:paraId="4D5F1A6D" w14:textId="77777777" w:rsidR="008A605C" w:rsidRPr="008248DA" w:rsidRDefault="00313E7D" w:rsidP="002F4960">
      <w:pPr>
        <w:pStyle w:val="Prrafodelista"/>
        <w:numPr>
          <w:ilvl w:val="0"/>
          <w:numId w:val="22"/>
        </w:numPr>
        <w:autoSpaceDE w:val="0"/>
        <w:autoSpaceDN w:val="0"/>
        <w:adjustRightInd w:val="0"/>
        <w:spacing w:after="0" w:line="240" w:lineRule="auto"/>
        <w:ind w:left="284" w:right="-376" w:hanging="284"/>
        <w:jc w:val="both"/>
        <w:rPr>
          <w:rFonts w:ascii="Arial Narrow" w:hAnsi="Arial Narrow" w:cs="Arial"/>
          <w:b/>
          <w:sz w:val="24"/>
          <w:szCs w:val="24"/>
          <w:lang w:val="es-HN"/>
        </w:rPr>
      </w:pPr>
      <w:r w:rsidRPr="008248DA">
        <w:rPr>
          <w:rFonts w:ascii="Arial Narrow" w:hAnsi="Arial Narrow" w:cs="Arial"/>
          <w:b/>
          <w:sz w:val="24"/>
          <w:szCs w:val="24"/>
          <w:lang w:val="es-HN"/>
        </w:rPr>
        <w:lastRenderedPageBreak/>
        <w:t xml:space="preserve">TRAZABILIDAD DE MATERIALES E INSUMOS </w:t>
      </w:r>
    </w:p>
    <w:p w14:paraId="1335A0F2" w14:textId="170D18BC" w:rsidR="006E7EF2" w:rsidRPr="002F4960" w:rsidRDefault="00470562" w:rsidP="002F4960">
      <w:pPr>
        <w:pStyle w:val="Prrafodelista"/>
        <w:numPr>
          <w:ilvl w:val="1"/>
          <w:numId w:val="36"/>
        </w:numPr>
        <w:autoSpaceDE w:val="0"/>
        <w:autoSpaceDN w:val="0"/>
        <w:adjustRightInd w:val="0"/>
        <w:spacing w:after="0" w:line="240" w:lineRule="auto"/>
        <w:ind w:left="567" w:right="49" w:hanging="283"/>
        <w:jc w:val="both"/>
        <w:rPr>
          <w:rFonts w:ascii="Arial Narrow" w:hAnsi="Arial Narrow" w:cs="Arial"/>
          <w:b/>
          <w:sz w:val="24"/>
          <w:szCs w:val="24"/>
          <w:lang w:val="es-HN"/>
        </w:rPr>
      </w:pPr>
      <w:r w:rsidRPr="002F4960">
        <w:rPr>
          <w:rFonts w:ascii="Arial Narrow" w:hAnsi="Arial Narrow" w:cs="Arial"/>
          <w:sz w:val="24"/>
          <w:szCs w:val="24"/>
          <w:lang w:val="es-HN"/>
        </w:rPr>
        <w:t>Al</w:t>
      </w:r>
      <w:r w:rsidR="009A536A" w:rsidRPr="002F4960">
        <w:rPr>
          <w:rFonts w:ascii="Arial Narrow" w:hAnsi="Arial Narrow" w:cs="Arial"/>
          <w:sz w:val="24"/>
          <w:szCs w:val="24"/>
          <w:lang w:val="es-HN"/>
        </w:rPr>
        <w:t xml:space="preserve"> momento de recepción de material de empaque</w:t>
      </w:r>
      <w:r w:rsidR="00C47DA3" w:rsidRPr="002F4960">
        <w:rPr>
          <w:rFonts w:ascii="Arial Narrow" w:hAnsi="Arial Narrow" w:cs="Arial"/>
          <w:sz w:val="24"/>
          <w:szCs w:val="24"/>
          <w:lang w:val="es-HN"/>
        </w:rPr>
        <w:t xml:space="preserve"> el auditor de calidad valida condiciones de transporte en el que viene el material de empaque el cual se lleva un registro en el formato PA-FO-06 Verificación de condiciones del material y de la unidad de transporte, luego el supervisor de inventario valida las cantidades y presentaciones físico </w:t>
      </w:r>
      <w:r w:rsidR="002F4A59" w:rsidRPr="002F4960">
        <w:rPr>
          <w:rFonts w:ascii="Arial Narrow" w:hAnsi="Arial Narrow" w:cs="Arial"/>
          <w:sz w:val="24"/>
          <w:szCs w:val="24"/>
          <w:lang w:val="es-HN"/>
        </w:rPr>
        <w:t>versus factura, una vez se verifique que cumple con todas las condiciones y especificaciones se procede a la descarga del material y almacenamiento a la bodega de material de empaque.</w:t>
      </w:r>
      <w:r w:rsidR="00A33248" w:rsidRPr="002F4960">
        <w:rPr>
          <w:rFonts w:ascii="Arial Narrow" w:hAnsi="Arial Narrow" w:cs="Arial"/>
          <w:sz w:val="24"/>
          <w:szCs w:val="24"/>
          <w:lang w:val="es-HN"/>
        </w:rPr>
        <w:t xml:space="preserve"> </w:t>
      </w:r>
      <w:r w:rsidR="00895280">
        <w:rPr>
          <w:rFonts w:ascii="Arial Narrow" w:hAnsi="Arial Narrow" w:cs="Arial"/>
          <w:sz w:val="24"/>
          <w:szCs w:val="24"/>
          <w:lang w:val="es-HN"/>
        </w:rPr>
        <w:t xml:space="preserve">Esta información </w:t>
      </w:r>
      <w:r w:rsidR="008B0049">
        <w:rPr>
          <w:rFonts w:ascii="Arial Narrow" w:hAnsi="Arial Narrow" w:cs="Arial"/>
          <w:sz w:val="24"/>
          <w:szCs w:val="24"/>
          <w:lang w:val="es-HN"/>
        </w:rPr>
        <w:t>se registra en el formato CA-FO-32 Verificación de especificaciones de material de empaque.</w:t>
      </w:r>
    </w:p>
    <w:p w14:paraId="4D5702AA" w14:textId="77777777" w:rsidR="006E7EF2" w:rsidRPr="002F4960" w:rsidRDefault="006E7EF2" w:rsidP="002F4960">
      <w:pPr>
        <w:pStyle w:val="Prrafodelista"/>
        <w:autoSpaceDE w:val="0"/>
        <w:autoSpaceDN w:val="0"/>
        <w:adjustRightInd w:val="0"/>
        <w:spacing w:after="0" w:line="240" w:lineRule="auto"/>
        <w:ind w:left="567" w:right="49"/>
        <w:jc w:val="both"/>
        <w:rPr>
          <w:rFonts w:ascii="Arial Narrow" w:hAnsi="Arial Narrow" w:cs="Arial"/>
          <w:b/>
          <w:sz w:val="24"/>
          <w:szCs w:val="24"/>
          <w:lang w:val="es-HN"/>
        </w:rPr>
      </w:pPr>
    </w:p>
    <w:p w14:paraId="148006BA" w14:textId="0D03CC28" w:rsidR="006E7EF2" w:rsidRPr="002F4960" w:rsidRDefault="00C47DA3" w:rsidP="002F4960">
      <w:pPr>
        <w:pStyle w:val="Prrafodelista"/>
        <w:numPr>
          <w:ilvl w:val="1"/>
          <w:numId w:val="36"/>
        </w:numPr>
        <w:autoSpaceDE w:val="0"/>
        <w:autoSpaceDN w:val="0"/>
        <w:adjustRightInd w:val="0"/>
        <w:spacing w:after="0" w:line="240" w:lineRule="auto"/>
        <w:ind w:left="567" w:right="49" w:hanging="283"/>
        <w:jc w:val="both"/>
        <w:rPr>
          <w:rFonts w:ascii="Arial Narrow" w:hAnsi="Arial Narrow" w:cs="Arial"/>
          <w:b/>
          <w:sz w:val="24"/>
          <w:szCs w:val="24"/>
          <w:lang w:val="es-HN"/>
        </w:rPr>
      </w:pPr>
      <w:r w:rsidRPr="002F4960">
        <w:rPr>
          <w:rFonts w:ascii="Arial Narrow" w:hAnsi="Arial Narrow" w:cs="Arial"/>
          <w:b/>
          <w:sz w:val="24"/>
          <w:szCs w:val="24"/>
          <w:lang w:val="es-HN"/>
        </w:rPr>
        <w:t xml:space="preserve">Asignación </w:t>
      </w:r>
      <w:r w:rsidR="00B3499C" w:rsidRPr="002F4960">
        <w:rPr>
          <w:rFonts w:ascii="Arial Narrow" w:hAnsi="Arial Narrow" w:cs="Arial"/>
          <w:b/>
          <w:sz w:val="24"/>
          <w:szCs w:val="24"/>
          <w:lang w:val="es-HN"/>
        </w:rPr>
        <w:t>de lotificación en recepción de material de empaque.</w:t>
      </w:r>
    </w:p>
    <w:p w14:paraId="3C3A160D" w14:textId="77777777" w:rsidR="006E7EF2" w:rsidRPr="002F4960" w:rsidRDefault="00B3499C"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b/>
          <w:sz w:val="24"/>
          <w:szCs w:val="24"/>
          <w:lang w:val="es-HN"/>
        </w:rPr>
        <w:t xml:space="preserve">Bobinas: </w:t>
      </w:r>
      <w:r w:rsidRPr="002F4960">
        <w:rPr>
          <w:rFonts w:ascii="Arial Narrow" w:hAnsi="Arial Narrow" w:cs="Arial"/>
          <w:sz w:val="24"/>
          <w:szCs w:val="24"/>
          <w:lang w:val="es-HN"/>
        </w:rPr>
        <w:t>Al momento de la recepción de las bobinas se recibe certificado de calidad con las especificaciones del material, incluyendo el lote original, mismo que es aplicado por el supervisor de inventario tomando en cuenta los últimos cuatro dígitos.</w:t>
      </w:r>
    </w:p>
    <w:p w14:paraId="40740024" w14:textId="77777777" w:rsidR="006E7EF2" w:rsidRPr="002F4960" w:rsidRDefault="00B3499C"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b/>
          <w:sz w:val="24"/>
          <w:szCs w:val="24"/>
          <w:lang w:val="es-HN"/>
        </w:rPr>
        <w:t>Sacos de proveedores:</w:t>
      </w:r>
      <w:r w:rsidRPr="002F4960">
        <w:rPr>
          <w:rFonts w:ascii="Arial Narrow" w:hAnsi="Arial Narrow" w:cs="Arial"/>
          <w:sz w:val="24"/>
          <w:szCs w:val="24"/>
          <w:lang w:val="es-HN"/>
        </w:rPr>
        <w:t xml:space="preserve">  Lote aplicado desde la viñeta de la paca del material, usando el criterio de lote original, tomando en cuenta los últimos cuatro dígitos.</w:t>
      </w:r>
    </w:p>
    <w:p w14:paraId="05F4CCEA" w14:textId="77777777" w:rsidR="006E7EF2" w:rsidRPr="002F4960" w:rsidRDefault="00B3499C"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b/>
          <w:sz w:val="24"/>
          <w:szCs w:val="24"/>
          <w:lang w:val="es-HN"/>
        </w:rPr>
        <w:t xml:space="preserve">Sacos de clientes especiales: </w:t>
      </w:r>
      <w:r w:rsidRPr="002F4960">
        <w:rPr>
          <w:rFonts w:ascii="Arial Narrow" w:hAnsi="Arial Narrow" w:cs="Arial"/>
          <w:sz w:val="24"/>
          <w:szCs w:val="24"/>
          <w:lang w:val="es-HN"/>
        </w:rPr>
        <w:t>Lote es aplicado con criterio de fecha de recepción, primeros dos dígitos corresponden al dia y últimos dos dígitos corresponden al mes, completando así la lotificación de cuatro dígitos.</w:t>
      </w:r>
    </w:p>
    <w:p w14:paraId="3A8C91DB" w14:textId="44A669D2" w:rsidR="00B202C6" w:rsidRPr="002F4960" w:rsidRDefault="00DA3FF3"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8554B5">
        <w:rPr>
          <w:rFonts w:ascii="Arial Narrow" w:hAnsi="Arial Narrow" w:cs="Arial"/>
          <w:b/>
          <w:bCs/>
          <w:sz w:val="24"/>
          <w:szCs w:val="24"/>
          <w:lang w:val="es-HN"/>
        </w:rPr>
        <w:t>Planta de Arroz</w:t>
      </w:r>
      <w:r w:rsidRPr="002F4960">
        <w:rPr>
          <w:rFonts w:ascii="Arial Narrow" w:hAnsi="Arial Narrow" w:cs="Arial"/>
          <w:sz w:val="24"/>
          <w:szCs w:val="24"/>
          <w:lang w:val="es-HN"/>
        </w:rPr>
        <w:t xml:space="preserve">: </w:t>
      </w:r>
      <w:r w:rsidR="002F4A59" w:rsidRPr="002F4960">
        <w:rPr>
          <w:rFonts w:ascii="Arial Narrow" w:hAnsi="Arial Narrow" w:cs="Arial"/>
          <w:sz w:val="24"/>
          <w:szCs w:val="24"/>
          <w:lang w:val="es-HN"/>
        </w:rPr>
        <w:t>El</w:t>
      </w:r>
      <w:r w:rsidR="00507C1F" w:rsidRPr="002F4960">
        <w:rPr>
          <w:rFonts w:ascii="Arial Narrow" w:hAnsi="Arial Narrow" w:cs="Arial"/>
          <w:sz w:val="24"/>
          <w:szCs w:val="24"/>
          <w:lang w:val="es-HN"/>
        </w:rPr>
        <w:t xml:space="preserve"> supervisor de </w:t>
      </w:r>
      <w:r w:rsidR="006E7EF2" w:rsidRPr="002F4960">
        <w:rPr>
          <w:rFonts w:ascii="Arial Narrow" w:hAnsi="Arial Narrow" w:cs="Arial"/>
          <w:sz w:val="24"/>
          <w:szCs w:val="24"/>
          <w:lang w:val="es-HN"/>
        </w:rPr>
        <w:t>producción</w:t>
      </w:r>
      <w:r w:rsidR="00507C1F" w:rsidRPr="002F4960">
        <w:rPr>
          <w:rFonts w:ascii="Arial Narrow" w:hAnsi="Arial Narrow" w:cs="Arial"/>
          <w:sz w:val="24"/>
          <w:szCs w:val="24"/>
          <w:lang w:val="es-HN"/>
        </w:rPr>
        <w:t xml:space="preserve"> revisa la ordenes de produccion PA-FO-30 orden de produccion paqueteria y PA-FO-29</w:t>
      </w:r>
      <w:r w:rsidR="00A708A0" w:rsidRPr="002F4960">
        <w:rPr>
          <w:rFonts w:ascii="Arial Narrow" w:hAnsi="Arial Narrow" w:cs="Arial"/>
          <w:sz w:val="24"/>
          <w:szCs w:val="24"/>
          <w:lang w:val="es-HN"/>
        </w:rPr>
        <w:t xml:space="preserve"> orden de produccion molino</w:t>
      </w:r>
      <w:r w:rsidR="00507C1F" w:rsidRPr="002F4960">
        <w:rPr>
          <w:rFonts w:ascii="Arial Narrow" w:hAnsi="Arial Narrow" w:cs="Arial"/>
          <w:sz w:val="24"/>
          <w:szCs w:val="24"/>
          <w:lang w:val="es-HN"/>
        </w:rPr>
        <w:t xml:space="preserve"> para </w:t>
      </w:r>
      <w:r w:rsidR="002F4A59" w:rsidRPr="002F4960">
        <w:rPr>
          <w:rFonts w:ascii="Arial Narrow" w:hAnsi="Arial Narrow" w:cs="Arial"/>
          <w:sz w:val="24"/>
          <w:szCs w:val="24"/>
          <w:lang w:val="es-HN"/>
        </w:rPr>
        <w:t xml:space="preserve">realiza una requisición de material de empaque GS-FO-10 </w:t>
      </w:r>
      <w:r w:rsidR="00507C1F" w:rsidRPr="002F4960">
        <w:rPr>
          <w:rFonts w:ascii="Arial Narrow" w:hAnsi="Arial Narrow" w:cs="Arial"/>
          <w:sz w:val="24"/>
          <w:szCs w:val="24"/>
          <w:lang w:val="es-HN"/>
        </w:rPr>
        <w:t>Requisición</w:t>
      </w:r>
      <w:r w:rsidR="007E146D" w:rsidRPr="002F4960">
        <w:rPr>
          <w:rFonts w:ascii="Arial Narrow" w:hAnsi="Arial Narrow" w:cs="Arial"/>
          <w:sz w:val="24"/>
          <w:szCs w:val="24"/>
          <w:lang w:val="es-HN"/>
        </w:rPr>
        <w:t xml:space="preserve"> donde describe presentación, cantidad</w:t>
      </w:r>
      <w:r w:rsidR="002F4A59" w:rsidRPr="002F4960">
        <w:rPr>
          <w:rFonts w:ascii="Arial Narrow" w:hAnsi="Arial Narrow" w:cs="Arial"/>
          <w:sz w:val="24"/>
          <w:szCs w:val="24"/>
          <w:lang w:val="es-HN"/>
        </w:rPr>
        <w:t xml:space="preserve"> </w:t>
      </w:r>
      <w:r w:rsidR="00507C1F" w:rsidRPr="002F4960">
        <w:rPr>
          <w:rFonts w:ascii="Arial Narrow" w:hAnsi="Arial Narrow" w:cs="Arial"/>
          <w:sz w:val="24"/>
          <w:szCs w:val="24"/>
          <w:lang w:val="es-HN"/>
        </w:rPr>
        <w:t>y lote (el lote lo asigna el proceso de inventario)</w:t>
      </w:r>
      <w:r w:rsidR="00102223" w:rsidRPr="002F4960">
        <w:rPr>
          <w:rFonts w:ascii="Arial Narrow" w:hAnsi="Arial Narrow" w:cs="Arial"/>
          <w:sz w:val="24"/>
          <w:szCs w:val="24"/>
          <w:lang w:val="es-HN"/>
        </w:rPr>
        <w:t>, la información del lote de sacos, bobinas e hilos se</w:t>
      </w:r>
      <w:r w:rsidR="00313E7D" w:rsidRPr="002F4960">
        <w:rPr>
          <w:rFonts w:ascii="Arial Narrow" w:hAnsi="Arial Narrow" w:cs="Arial"/>
          <w:sz w:val="24"/>
          <w:szCs w:val="24"/>
          <w:lang w:val="es-HN"/>
        </w:rPr>
        <w:t xml:space="preserve"> anota</w:t>
      </w:r>
      <w:r w:rsidR="00102223" w:rsidRPr="002F4960">
        <w:rPr>
          <w:rFonts w:ascii="Arial Narrow" w:hAnsi="Arial Narrow" w:cs="Arial"/>
          <w:sz w:val="24"/>
          <w:szCs w:val="24"/>
          <w:lang w:val="es-HN"/>
        </w:rPr>
        <w:t>n</w:t>
      </w:r>
      <w:r w:rsidR="00313E7D" w:rsidRPr="002F4960">
        <w:rPr>
          <w:rFonts w:ascii="Arial Narrow" w:hAnsi="Arial Narrow" w:cs="Arial"/>
          <w:sz w:val="24"/>
          <w:szCs w:val="24"/>
          <w:lang w:val="es-HN"/>
        </w:rPr>
        <w:t xml:space="preserve"> en el formato de Reporte de produccion de área de 25 y 100 libras PA-FO-03 y Registro de Desperdicio de P</w:t>
      </w:r>
      <w:r w:rsidR="00B202C6" w:rsidRPr="002F4960">
        <w:rPr>
          <w:rFonts w:ascii="Arial Narrow" w:hAnsi="Arial Narrow" w:cs="Arial"/>
          <w:sz w:val="24"/>
          <w:szCs w:val="24"/>
          <w:lang w:val="es-HN"/>
        </w:rPr>
        <w:t>lásticos de Bobinas PA-FO-08.</w:t>
      </w:r>
    </w:p>
    <w:p w14:paraId="04390740" w14:textId="77777777" w:rsidR="006E7EF2" w:rsidRPr="002F4960" w:rsidRDefault="006E7EF2" w:rsidP="002F4960">
      <w:pPr>
        <w:autoSpaceDE w:val="0"/>
        <w:autoSpaceDN w:val="0"/>
        <w:adjustRightInd w:val="0"/>
        <w:spacing w:after="0" w:line="240" w:lineRule="auto"/>
        <w:ind w:right="49"/>
        <w:jc w:val="both"/>
        <w:rPr>
          <w:rFonts w:ascii="Arial Narrow" w:hAnsi="Arial Narrow" w:cs="Arial"/>
          <w:b/>
          <w:sz w:val="24"/>
          <w:szCs w:val="24"/>
          <w:lang w:val="es-HN"/>
        </w:rPr>
      </w:pPr>
    </w:p>
    <w:p w14:paraId="6E4D075B" w14:textId="77777777" w:rsidR="006E7EF2" w:rsidRPr="002F4960" w:rsidRDefault="009A536A" w:rsidP="002F4960">
      <w:pPr>
        <w:pStyle w:val="Prrafodelista"/>
        <w:numPr>
          <w:ilvl w:val="1"/>
          <w:numId w:val="36"/>
        </w:numPr>
        <w:autoSpaceDE w:val="0"/>
        <w:autoSpaceDN w:val="0"/>
        <w:adjustRightInd w:val="0"/>
        <w:spacing w:after="0" w:line="240" w:lineRule="auto"/>
        <w:ind w:left="567" w:right="-376"/>
        <w:jc w:val="both"/>
        <w:rPr>
          <w:rFonts w:ascii="Arial Narrow" w:hAnsi="Arial Narrow" w:cs="Arial"/>
          <w:sz w:val="24"/>
          <w:szCs w:val="24"/>
          <w:lang w:val="es-HN"/>
        </w:rPr>
      </w:pPr>
      <w:r w:rsidRPr="002F4960">
        <w:rPr>
          <w:rFonts w:ascii="Arial Narrow" w:hAnsi="Arial Narrow" w:cs="Arial"/>
          <w:b/>
          <w:sz w:val="24"/>
          <w:szCs w:val="24"/>
          <w:lang w:val="es-HN"/>
        </w:rPr>
        <w:t>Devolución de material de empaque.</w:t>
      </w:r>
    </w:p>
    <w:p w14:paraId="5E0B8CE7" w14:textId="6CE10E78" w:rsidR="006E7EF2" w:rsidRPr="002F4960" w:rsidRDefault="00A24135"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Las bobinas cuando están en proceso </w:t>
      </w:r>
      <w:r w:rsidR="004E0CD5" w:rsidRPr="002F4960">
        <w:rPr>
          <w:rFonts w:ascii="Arial Narrow" w:hAnsi="Arial Narrow" w:cs="Arial"/>
          <w:sz w:val="24"/>
          <w:szCs w:val="24"/>
          <w:lang w:val="es-HN"/>
        </w:rPr>
        <w:t xml:space="preserve">y no estén en uso </w:t>
      </w:r>
      <w:r w:rsidRPr="002F4960">
        <w:rPr>
          <w:rFonts w:ascii="Arial Narrow" w:hAnsi="Arial Narrow" w:cs="Arial"/>
          <w:sz w:val="24"/>
          <w:szCs w:val="24"/>
          <w:lang w:val="es-HN"/>
        </w:rPr>
        <w:t>deberán de envolver</w:t>
      </w:r>
      <w:r w:rsidR="004E0CD5" w:rsidRPr="002F4960">
        <w:rPr>
          <w:rFonts w:ascii="Arial Narrow" w:hAnsi="Arial Narrow" w:cs="Arial"/>
          <w:sz w:val="24"/>
          <w:szCs w:val="24"/>
          <w:lang w:val="es-HN"/>
        </w:rPr>
        <w:t>se</w:t>
      </w:r>
      <w:r w:rsidRPr="002F4960">
        <w:rPr>
          <w:rFonts w:ascii="Arial Narrow" w:hAnsi="Arial Narrow" w:cs="Arial"/>
          <w:sz w:val="24"/>
          <w:szCs w:val="24"/>
          <w:lang w:val="es-HN"/>
        </w:rPr>
        <w:t xml:space="preserve"> en fleje y colocar la información de lote, peso y presentación.</w:t>
      </w:r>
      <w:r w:rsidR="006D2158" w:rsidRPr="002F4960">
        <w:rPr>
          <w:rFonts w:ascii="Arial Narrow" w:hAnsi="Arial Narrow" w:cs="Arial"/>
          <w:sz w:val="24"/>
          <w:szCs w:val="24"/>
          <w:lang w:val="es-HN"/>
        </w:rPr>
        <w:t xml:space="preserve"> </w:t>
      </w:r>
    </w:p>
    <w:p w14:paraId="4574518A" w14:textId="77777777" w:rsidR="006E7EF2" w:rsidRPr="002F4960" w:rsidRDefault="004E0CD5"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Los insumos como ser bobinas, sacos e hilos cuando reintegren a la bodega de material de empaque deberán de ingresar en condiciones óptimas para su uso: libres de polvo,</w:t>
      </w:r>
      <w:r w:rsidR="001A5380" w:rsidRPr="002F4960">
        <w:rPr>
          <w:rFonts w:ascii="Arial Narrow" w:hAnsi="Arial Narrow" w:cs="Arial"/>
          <w:sz w:val="24"/>
          <w:szCs w:val="24"/>
          <w:lang w:val="es-HN"/>
        </w:rPr>
        <w:t xml:space="preserve"> libre de plaga,</w:t>
      </w:r>
      <w:r w:rsidRPr="002F4960">
        <w:rPr>
          <w:rFonts w:ascii="Arial Narrow" w:hAnsi="Arial Narrow" w:cs="Arial"/>
          <w:sz w:val="24"/>
          <w:szCs w:val="24"/>
          <w:lang w:val="es-HN"/>
        </w:rPr>
        <w:t xml:space="preserve"> sin rupturas, sin golpes en el centro de las bobinas, sin daños en el arte de la bobina o saco.</w:t>
      </w:r>
    </w:p>
    <w:p w14:paraId="5D922C22" w14:textId="20AD52D8" w:rsidR="006E7EF2" w:rsidRPr="002F4960" w:rsidRDefault="004E0CD5"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El </w:t>
      </w:r>
      <w:r w:rsidR="003D3FAC" w:rsidRPr="002F4960">
        <w:rPr>
          <w:rFonts w:ascii="Arial Narrow" w:hAnsi="Arial Narrow" w:cs="Arial"/>
          <w:sz w:val="24"/>
          <w:szCs w:val="24"/>
          <w:lang w:val="es-HN"/>
        </w:rPr>
        <w:t>supervisor u operador</w:t>
      </w:r>
      <w:r w:rsidRPr="002F4960">
        <w:rPr>
          <w:rFonts w:ascii="Arial Narrow" w:hAnsi="Arial Narrow" w:cs="Arial"/>
          <w:sz w:val="24"/>
          <w:szCs w:val="24"/>
          <w:lang w:val="es-HN"/>
        </w:rPr>
        <w:t xml:space="preserve"> de </w:t>
      </w:r>
      <w:r w:rsidR="006E7EF2" w:rsidRPr="002F4960">
        <w:rPr>
          <w:rFonts w:ascii="Arial Narrow" w:hAnsi="Arial Narrow" w:cs="Arial"/>
          <w:sz w:val="24"/>
          <w:szCs w:val="24"/>
          <w:lang w:val="es-HN"/>
        </w:rPr>
        <w:t>producción</w:t>
      </w:r>
      <w:r w:rsidRPr="002F4960">
        <w:rPr>
          <w:rFonts w:ascii="Arial Narrow" w:hAnsi="Arial Narrow" w:cs="Arial"/>
          <w:sz w:val="24"/>
          <w:szCs w:val="24"/>
          <w:lang w:val="es-HN"/>
        </w:rPr>
        <w:t xml:space="preserve"> deberá de entregar los insumos con toda la información de lote, peso y cantidad en el formato GL-FO-18 devolución de material de empaque al supervisor de inventarios para su revisión y de ingreso al material de empaque al sistema de inventario.</w:t>
      </w:r>
    </w:p>
    <w:p w14:paraId="344FFC04" w14:textId="77777777" w:rsidR="006D2158" w:rsidRPr="002F4960" w:rsidRDefault="006D2158" w:rsidP="002F4960">
      <w:pPr>
        <w:pStyle w:val="Prrafodelista"/>
        <w:autoSpaceDE w:val="0"/>
        <w:autoSpaceDN w:val="0"/>
        <w:adjustRightInd w:val="0"/>
        <w:spacing w:after="0" w:line="240" w:lineRule="auto"/>
        <w:ind w:left="567" w:right="49"/>
        <w:jc w:val="both"/>
        <w:rPr>
          <w:rFonts w:ascii="Arial Narrow" w:hAnsi="Arial Narrow" w:cs="Arial"/>
          <w:sz w:val="24"/>
          <w:szCs w:val="24"/>
          <w:lang w:val="es-HN"/>
        </w:rPr>
      </w:pPr>
    </w:p>
    <w:p w14:paraId="4828FFA7" w14:textId="4DF80D93" w:rsidR="0034443B" w:rsidRPr="002F4960" w:rsidRDefault="00B202C6" w:rsidP="002F4960">
      <w:pPr>
        <w:pStyle w:val="Prrafodelista"/>
        <w:numPr>
          <w:ilvl w:val="1"/>
          <w:numId w:val="36"/>
        </w:numPr>
        <w:autoSpaceDE w:val="0"/>
        <w:autoSpaceDN w:val="0"/>
        <w:adjustRightInd w:val="0"/>
        <w:spacing w:after="0" w:line="240" w:lineRule="auto"/>
        <w:ind w:left="567" w:right="-376"/>
        <w:jc w:val="both"/>
        <w:rPr>
          <w:rFonts w:ascii="Arial Narrow" w:hAnsi="Arial Narrow" w:cs="Arial"/>
          <w:b/>
          <w:sz w:val="24"/>
          <w:szCs w:val="24"/>
          <w:lang w:val="es-HN"/>
        </w:rPr>
      </w:pPr>
      <w:r w:rsidRPr="002F4960">
        <w:rPr>
          <w:rFonts w:ascii="Arial Narrow" w:hAnsi="Arial Narrow" w:cs="Arial"/>
          <w:b/>
          <w:sz w:val="24"/>
          <w:szCs w:val="24"/>
          <w:lang w:val="es-HN"/>
        </w:rPr>
        <w:t>Material de empaque no conforme</w:t>
      </w:r>
    </w:p>
    <w:p w14:paraId="11533604" w14:textId="3C2A91D2" w:rsidR="004A1083" w:rsidRPr="002F4960" w:rsidRDefault="004A1083" w:rsidP="002F4960">
      <w:pPr>
        <w:pStyle w:val="Prrafodelista"/>
        <w:autoSpaceDE w:val="0"/>
        <w:autoSpaceDN w:val="0"/>
        <w:adjustRightInd w:val="0"/>
        <w:spacing w:after="0" w:line="240" w:lineRule="auto"/>
        <w:ind w:left="567" w:right="49"/>
        <w:jc w:val="both"/>
        <w:rPr>
          <w:rFonts w:ascii="Arial Narrow" w:hAnsi="Arial Narrow" w:cs="Arial"/>
          <w:b/>
          <w:sz w:val="24"/>
          <w:szCs w:val="24"/>
          <w:lang w:val="es-HN"/>
        </w:rPr>
      </w:pPr>
      <w:r w:rsidRPr="002F4960">
        <w:rPr>
          <w:rFonts w:ascii="Arial Narrow" w:hAnsi="Arial Narrow" w:cs="Arial"/>
          <w:sz w:val="24"/>
          <w:szCs w:val="24"/>
          <w:lang w:val="es-HN"/>
        </w:rPr>
        <w:t>En caso de salir material</w:t>
      </w:r>
      <w:r w:rsidR="00111FFF" w:rsidRPr="002F4960">
        <w:rPr>
          <w:rFonts w:ascii="Arial Narrow" w:hAnsi="Arial Narrow" w:cs="Arial"/>
          <w:sz w:val="24"/>
          <w:szCs w:val="24"/>
          <w:lang w:val="es-HN"/>
        </w:rPr>
        <w:t xml:space="preserve"> de empaque</w:t>
      </w:r>
      <w:r w:rsidRPr="002F4960">
        <w:rPr>
          <w:rFonts w:ascii="Arial Narrow" w:hAnsi="Arial Narrow" w:cs="Arial"/>
          <w:sz w:val="24"/>
          <w:szCs w:val="24"/>
          <w:lang w:val="es-HN"/>
        </w:rPr>
        <w:t xml:space="preserve"> no conforme en el </w:t>
      </w:r>
      <w:r w:rsidR="00F107ED" w:rsidRPr="002F4960">
        <w:rPr>
          <w:rFonts w:ascii="Arial Narrow" w:hAnsi="Arial Narrow" w:cs="Arial"/>
          <w:sz w:val="24"/>
          <w:szCs w:val="24"/>
          <w:lang w:val="es-HN"/>
        </w:rPr>
        <w:t>proceso de produccion el supervisor de produccion</w:t>
      </w:r>
      <w:r w:rsidR="00111FFF" w:rsidRPr="002F4960">
        <w:rPr>
          <w:rFonts w:ascii="Arial Narrow" w:hAnsi="Arial Narrow" w:cs="Arial"/>
          <w:sz w:val="24"/>
          <w:szCs w:val="24"/>
          <w:lang w:val="es-HN"/>
        </w:rPr>
        <w:t xml:space="preserve"> debe realizar el registro GL-FO-16 Registro de material de empaque no conforme donde se especifica: presentación, cantidad, unidad de medida, lote, defecto y </w:t>
      </w:r>
      <w:r w:rsidR="00111FFF" w:rsidRPr="002F4960">
        <w:rPr>
          <w:rFonts w:ascii="Arial Narrow" w:hAnsi="Arial Narrow" w:cs="Arial"/>
          <w:sz w:val="24"/>
          <w:szCs w:val="24"/>
          <w:lang w:val="es-HN"/>
        </w:rPr>
        <w:lastRenderedPageBreak/>
        <w:t>proveedor</w:t>
      </w:r>
      <w:r w:rsidR="00F107ED" w:rsidRPr="002F4960">
        <w:rPr>
          <w:rFonts w:ascii="Arial Narrow" w:hAnsi="Arial Narrow" w:cs="Arial"/>
          <w:sz w:val="24"/>
          <w:szCs w:val="24"/>
          <w:lang w:val="es-HN"/>
        </w:rPr>
        <w:t>, y entregar el documento al supervisor de inventarios para validar la información y hacer el traslado en el sistema SAP a un almacén de producto no conforme y el material físico se coloca en un área asignada de no conforme.</w:t>
      </w:r>
    </w:p>
    <w:p w14:paraId="7BE1CEE1" w14:textId="77777777" w:rsidR="00313E7D" w:rsidRPr="002F4960" w:rsidRDefault="00313E7D" w:rsidP="002F4960">
      <w:pPr>
        <w:autoSpaceDE w:val="0"/>
        <w:autoSpaceDN w:val="0"/>
        <w:adjustRightInd w:val="0"/>
        <w:spacing w:after="0" w:line="240" w:lineRule="auto"/>
        <w:ind w:right="-376"/>
        <w:jc w:val="both"/>
        <w:rPr>
          <w:rFonts w:ascii="Arial Narrow" w:hAnsi="Arial Narrow" w:cs="Arial"/>
          <w:b/>
          <w:sz w:val="24"/>
          <w:szCs w:val="24"/>
          <w:lang w:val="es-HN"/>
        </w:rPr>
      </w:pPr>
    </w:p>
    <w:p w14:paraId="20CA785D" w14:textId="7FFF3A1D" w:rsidR="00313E7D" w:rsidRPr="002F4960" w:rsidRDefault="00313E7D" w:rsidP="002F4960">
      <w:pPr>
        <w:pStyle w:val="Prrafodelista"/>
        <w:numPr>
          <w:ilvl w:val="0"/>
          <w:numId w:val="22"/>
        </w:numPr>
        <w:autoSpaceDE w:val="0"/>
        <w:autoSpaceDN w:val="0"/>
        <w:adjustRightInd w:val="0"/>
        <w:spacing w:after="0" w:line="240" w:lineRule="auto"/>
        <w:ind w:left="284" w:right="-376" w:hanging="284"/>
        <w:jc w:val="both"/>
        <w:rPr>
          <w:rFonts w:ascii="Arial Narrow" w:hAnsi="Arial Narrow" w:cs="Arial"/>
          <w:b/>
          <w:sz w:val="24"/>
          <w:szCs w:val="24"/>
          <w:lang w:val="es-HN"/>
        </w:rPr>
      </w:pPr>
      <w:r w:rsidRPr="002F4960">
        <w:rPr>
          <w:rFonts w:ascii="Arial Narrow" w:hAnsi="Arial Narrow" w:cs="Arial"/>
          <w:b/>
          <w:sz w:val="24"/>
          <w:szCs w:val="24"/>
          <w:lang w:val="es-HN"/>
        </w:rPr>
        <w:t>TRAZABILIDAD DE PROCESO DE PRODUCCIÓN</w:t>
      </w:r>
      <w:ins w:id="0" w:author="mayra@consultores-csg.com" w:date="2018-11-20T15:32:00Z">
        <w:r w:rsidRPr="002F4960">
          <w:rPr>
            <w:rFonts w:ascii="Arial Narrow" w:hAnsi="Arial Narrow" w:cs="Arial"/>
            <w:b/>
            <w:sz w:val="24"/>
            <w:szCs w:val="24"/>
            <w:lang w:val="es-HN"/>
          </w:rPr>
          <w:t xml:space="preserve"> </w:t>
        </w:r>
      </w:ins>
    </w:p>
    <w:p w14:paraId="5EE19A56" w14:textId="77777777" w:rsidR="00BD0136" w:rsidRPr="002F4960" w:rsidRDefault="00BD0136" w:rsidP="002F4960">
      <w:pPr>
        <w:autoSpaceDE w:val="0"/>
        <w:autoSpaceDN w:val="0"/>
        <w:adjustRightInd w:val="0"/>
        <w:spacing w:after="0" w:line="240" w:lineRule="auto"/>
        <w:ind w:right="-376"/>
        <w:jc w:val="both"/>
        <w:rPr>
          <w:rFonts w:ascii="Arial Narrow" w:hAnsi="Arial Narrow" w:cs="Arial"/>
          <w:b/>
          <w:sz w:val="24"/>
          <w:szCs w:val="24"/>
          <w:lang w:val="es-HN"/>
        </w:rPr>
      </w:pPr>
    </w:p>
    <w:p w14:paraId="12784D8C" w14:textId="77777777" w:rsidR="00313E7D" w:rsidRPr="002F4960" w:rsidRDefault="00313E7D" w:rsidP="002F4960">
      <w:pPr>
        <w:pStyle w:val="Prrafodelista"/>
        <w:numPr>
          <w:ilvl w:val="0"/>
          <w:numId w:val="16"/>
        </w:numPr>
        <w:autoSpaceDE w:val="0"/>
        <w:autoSpaceDN w:val="0"/>
        <w:adjustRightInd w:val="0"/>
        <w:spacing w:after="0" w:line="240" w:lineRule="auto"/>
        <w:ind w:right="-376"/>
        <w:jc w:val="both"/>
        <w:rPr>
          <w:rFonts w:ascii="Arial Narrow" w:hAnsi="Arial Narrow" w:cs="Arial"/>
          <w:b/>
          <w:vanish/>
          <w:sz w:val="24"/>
          <w:szCs w:val="24"/>
          <w:lang w:val="es-HN"/>
        </w:rPr>
      </w:pPr>
    </w:p>
    <w:p w14:paraId="2C43AB75" w14:textId="77777777" w:rsidR="00313E7D" w:rsidRPr="002F4960" w:rsidRDefault="00313E7D" w:rsidP="002F4960">
      <w:pPr>
        <w:pStyle w:val="Prrafodelista"/>
        <w:numPr>
          <w:ilvl w:val="0"/>
          <w:numId w:val="16"/>
        </w:numPr>
        <w:autoSpaceDE w:val="0"/>
        <w:autoSpaceDN w:val="0"/>
        <w:adjustRightInd w:val="0"/>
        <w:spacing w:after="0" w:line="240" w:lineRule="auto"/>
        <w:ind w:right="-376"/>
        <w:jc w:val="both"/>
        <w:rPr>
          <w:rFonts w:ascii="Arial Narrow" w:hAnsi="Arial Narrow" w:cs="Arial"/>
          <w:b/>
          <w:vanish/>
          <w:sz w:val="24"/>
          <w:szCs w:val="24"/>
          <w:lang w:val="es-HN"/>
        </w:rPr>
      </w:pPr>
    </w:p>
    <w:p w14:paraId="543E7939" w14:textId="77777777" w:rsidR="0034443B" w:rsidRPr="002F4960" w:rsidRDefault="00313E7D" w:rsidP="002F4960">
      <w:pPr>
        <w:pStyle w:val="Prrafodelista"/>
        <w:numPr>
          <w:ilvl w:val="1"/>
          <w:numId w:val="16"/>
        </w:numPr>
        <w:autoSpaceDE w:val="0"/>
        <w:autoSpaceDN w:val="0"/>
        <w:adjustRightInd w:val="0"/>
        <w:spacing w:after="0" w:line="240" w:lineRule="auto"/>
        <w:ind w:left="567" w:right="-376" w:hanging="283"/>
        <w:jc w:val="both"/>
        <w:rPr>
          <w:rFonts w:ascii="Arial Narrow" w:hAnsi="Arial Narrow" w:cs="Arial"/>
          <w:b/>
          <w:sz w:val="24"/>
          <w:szCs w:val="24"/>
          <w:lang w:val="es-HN"/>
        </w:rPr>
      </w:pPr>
      <w:r w:rsidRPr="002F4960">
        <w:rPr>
          <w:rFonts w:ascii="Arial Narrow" w:hAnsi="Arial Narrow" w:cs="Arial"/>
          <w:b/>
          <w:sz w:val="24"/>
          <w:szCs w:val="24"/>
          <w:lang w:val="es-HN"/>
        </w:rPr>
        <w:t>Arroz Escaldado</w:t>
      </w:r>
    </w:p>
    <w:p w14:paraId="774367FE" w14:textId="77777777" w:rsidR="0034443B" w:rsidRPr="002F4960" w:rsidRDefault="00313E7D" w:rsidP="002F4960">
      <w:pPr>
        <w:pStyle w:val="Prrafodelista"/>
        <w:numPr>
          <w:ilvl w:val="2"/>
          <w:numId w:val="38"/>
        </w:numPr>
        <w:autoSpaceDE w:val="0"/>
        <w:autoSpaceDN w:val="0"/>
        <w:adjustRightInd w:val="0"/>
        <w:spacing w:after="0" w:line="240" w:lineRule="auto"/>
        <w:ind w:left="851" w:right="-376" w:hanging="567"/>
        <w:jc w:val="both"/>
        <w:rPr>
          <w:rFonts w:ascii="Arial Narrow" w:hAnsi="Arial Narrow" w:cs="Arial"/>
          <w:b/>
          <w:sz w:val="24"/>
          <w:szCs w:val="24"/>
          <w:lang w:val="es-HN"/>
        </w:rPr>
      </w:pPr>
      <w:r w:rsidRPr="002F4960">
        <w:rPr>
          <w:rFonts w:ascii="Arial Narrow" w:hAnsi="Arial Narrow" w:cs="Arial"/>
          <w:b/>
          <w:sz w:val="24"/>
          <w:szCs w:val="24"/>
          <w:lang w:val="es-HN"/>
        </w:rPr>
        <w:t>Pre limpia, Cilindros clasificadores y Remojo</w:t>
      </w:r>
    </w:p>
    <w:p w14:paraId="298414AA" w14:textId="1517E329" w:rsidR="0034443B" w:rsidRPr="002F4960" w:rsidRDefault="00313E7D" w:rsidP="002F4960">
      <w:pPr>
        <w:pStyle w:val="Prrafodelista"/>
        <w:autoSpaceDE w:val="0"/>
        <w:autoSpaceDN w:val="0"/>
        <w:adjustRightInd w:val="0"/>
        <w:spacing w:after="0" w:line="240" w:lineRule="auto"/>
        <w:ind w:left="851" w:right="49"/>
        <w:jc w:val="both"/>
        <w:rPr>
          <w:rFonts w:ascii="Arial Narrow" w:hAnsi="Arial Narrow" w:cs="Arial"/>
          <w:sz w:val="24"/>
          <w:szCs w:val="24"/>
          <w:lang w:val="es-HN"/>
        </w:rPr>
      </w:pPr>
      <w:r w:rsidRPr="002F4960">
        <w:rPr>
          <w:rFonts w:ascii="Arial Narrow" w:hAnsi="Arial Narrow" w:cs="Arial"/>
          <w:sz w:val="24"/>
          <w:szCs w:val="24"/>
          <w:lang w:val="es-HN"/>
        </w:rPr>
        <w:t xml:space="preserve">Ingresa el producto a la planta de escaldado, iniciando el proceso de pre-limpieza para seleccionar el grano inmaduro, luego se clasificado por los cilindros clasificadores, para ser enviado a silo </w:t>
      </w:r>
      <w:r w:rsidR="008D7D00" w:rsidRPr="002F4960">
        <w:rPr>
          <w:rFonts w:ascii="Arial Narrow" w:hAnsi="Arial Narrow" w:cs="Arial"/>
          <w:sz w:val="24"/>
          <w:szCs w:val="24"/>
          <w:lang w:val="es-HN"/>
        </w:rPr>
        <w:t>transitorio</w:t>
      </w:r>
      <w:r w:rsidRPr="002F4960">
        <w:rPr>
          <w:rFonts w:ascii="Arial Narrow" w:hAnsi="Arial Narrow" w:cs="Arial"/>
          <w:sz w:val="24"/>
          <w:szCs w:val="24"/>
          <w:lang w:val="es-HN"/>
        </w:rPr>
        <w:t xml:space="preserve"> registrando esta actividad en el formato de ingreso y remojo de materia prima (PA-FO-15),</w:t>
      </w:r>
      <w:r w:rsidRPr="002F4960">
        <w:rPr>
          <w:rFonts w:ascii="Arial Narrow" w:hAnsi="Arial Narrow" w:cs="Arial"/>
          <w:color w:val="FF0000"/>
          <w:sz w:val="24"/>
          <w:szCs w:val="24"/>
          <w:lang w:val="es-HN"/>
        </w:rPr>
        <w:t xml:space="preserve"> </w:t>
      </w:r>
      <w:r w:rsidRPr="002F4960">
        <w:rPr>
          <w:rFonts w:ascii="Arial Narrow" w:hAnsi="Arial Narrow" w:cs="Arial"/>
          <w:sz w:val="24"/>
          <w:szCs w:val="24"/>
          <w:lang w:val="es-HN"/>
        </w:rPr>
        <w:t xml:space="preserve">donde se identifica fecha de ingreso y silo de procedencia externo o número de boleta. </w:t>
      </w:r>
    </w:p>
    <w:p w14:paraId="0E31CB35" w14:textId="494CFC9E" w:rsidR="00313E7D" w:rsidRPr="002F4960" w:rsidRDefault="00313E7D" w:rsidP="002F4960">
      <w:pPr>
        <w:pStyle w:val="Prrafodelista"/>
        <w:autoSpaceDE w:val="0"/>
        <w:autoSpaceDN w:val="0"/>
        <w:adjustRightInd w:val="0"/>
        <w:spacing w:after="0" w:line="240" w:lineRule="auto"/>
        <w:ind w:left="851" w:right="49"/>
        <w:jc w:val="both"/>
        <w:rPr>
          <w:rFonts w:ascii="Arial Narrow" w:hAnsi="Arial Narrow" w:cs="Arial"/>
          <w:b/>
          <w:sz w:val="24"/>
          <w:szCs w:val="24"/>
          <w:lang w:val="es-HN"/>
        </w:rPr>
      </w:pPr>
      <w:r w:rsidRPr="002F4960">
        <w:rPr>
          <w:rFonts w:ascii="Arial Narrow" w:hAnsi="Arial Narrow" w:cs="Arial"/>
          <w:sz w:val="24"/>
          <w:szCs w:val="24"/>
          <w:lang w:val="es-HN"/>
        </w:rPr>
        <w:t xml:space="preserve">Se envía el producto a los 7 silos de remojo con capacidad aproximada de </w:t>
      </w:r>
      <w:r w:rsidR="00B202C6" w:rsidRPr="002F4960">
        <w:rPr>
          <w:rFonts w:ascii="Arial Narrow" w:hAnsi="Arial Narrow" w:cs="Arial"/>
          <w:sz w:val="24"/>
          <w:szCs w:val="24"/>
          <w:lang w:val="es-HN"/>
        </w:rPr>
        <w:t>180 a 20</w:t>
      </w:r>
      <w:r w:rsidRPr="002F4960">
        <w:rPr>
          <w:rFonts w:ascii="Arial Narrow" w:hAnsi="Arial Narrow" w:cs="Arial"/>
          <w:sz w:val="24"/>
          <w:szCs w:val="24"/>
          <w:lang w:val="es-HN"/>
        </w:rPr>
        <w:t>0 qq cada uno, pasa por un proceso de mojado de 7 horas donde se monitoreo el tiempo y la temperatura del agua, silo de almacenamiento para remojo y la hora de inicio y finalización de descarga en el formato de ingreso y remojo de materia prima (PA-FO-15).</w:t>
      </w:r>
    </w:p>
    <w:p w14:paraId="274D677A" w14:textId="77777777" w:rsidR="00313E7D" w:rsidRPr="002F4960" w:rsidRDefault="00313E7D" w:rsidP="002F4960">
      <w:pPr>
        <w:autoSpaceDE w:val="0"/>
        <w:autoSpaceDN w:val="0"/>
        <w:adjustRightInd w:val="0"/>
        <w:spacing w:after="0" w:line="240" w:lineRule="auto"/>
        <w:ind w:left="-709" w:right="-376"/>
        <w:jc w:val="both"/>
        <w:rPr>
          <w:rFonts w:ascii="Arial Narrow" w:hAnsi="Arial Narrow" w:cs="Arial"/>
          <w:color w:val="FF0000"/>
          <w:sz w:val="24"/>
          <w:szCs w:val="24"/>
          <w:lang w:val="es-HN"/>
        </w:rPr>
      </w:pPr>
    </w:p>
    <w:p w14:paraId="5F878823" w14:textId="77777777" w:rsidR="00313E7D" w:rsidRPr="002F4960" w:rsidRDefault="00313E7D" w:rsidP="002F4960">
      <w:pPr>
        <w:pStyle w:val="Prrafodelista"/>
        <w:numPr>
          <w:ilvl w:val="0"/>
          <w:numId w:val="28"/>
        </w:numPr>
        <w:autoSpaceDE w:val="0"/>
        <w:autoSpaceDN w:val="0"/>
        <w:adjustRightInd w:val="0"/>
        <w:spacing w:after="0" w:line="240" w:lineRule="auto"/>
        <w:ind w:right="-376"/>
        <w:jc w:val="both"/>
        <w:rPr>
          <w:rFonts w:ascii="Arial Narrow" w:hAnsi="Arial Narrow" w:cs="Arial"/>
          <w:b/>
          <w:vanish/>
          <w:sz w:val="24"/>
          <w:szCs w:val="24"/>
          <w:lang w:val="es-HN"/>
        </w:rPr>
      </w:pPr>
    </w:p>
    <w:p w14:paraId="6D7E983B" w14:textId="77777777" w:rsidR="00313E7D" w:rsidRPr="002F4960" w:rsidRDefault="00313E7D" w:rsidP="002F4960">
      <w:pPr>
        <w:pStyle w:val="Prrafodelista"/>
        <w:numPr>
          <w:ilvl w:val="0"/>
          <w:numId w:val="28"/>
        </w:numPr>
        <w:autoSpaceDE w:val="0"/>
        <w:autoSpaceDN w:val="0"/>
        <w:adjustRightInd w:val="0"/>
        <w:spacing w:after="0" w:line="240" w:lineRule="auto"/>
        <w:ind w:right="-376"/>
        <w:jc w:val="both"/>
        <w:rPr>
          <w:rFonts w:ascii="Arial Narrow" w:hAnsi="Arial Narrow" w:cs="Arial"/>
          <w:b/>
          <w:vanish/>
          <w:sz w:val="24"/>
          <w:szCs w:val="24"/>
          <w:lang w:val="es-HN"/>
        </w:rPr>
      </w:pPr>
    </w:p>
    <w:p w14:paraId="2CA2F064" w14:textId="77777777" w:rsidR="00313E7D" w:rsidRPr="002F4960" w:rsidRDefault="00313E7D" w:rsidP="002F4960">
      <w:pPr>
        <w:pStyle w:val="Prrafodelista"/>
        <w:numPr>
          <w:ilvl w:val="1"/>
          <w:numId w:val="28"/>
        </w:numPr>
        <w:autoSpaceDE w:val="0"/>
        <w:autoSpaceDN w:val="0"/>
        <w:adjustRightInd w:val="0"/>
        <w:spacing w:after="0" w:line="240" w:lineRule="auto"/>
        <w:ind w:right="-376"/>
        <w:jc w:val="both"/>
        <w:rPr>
          <w:rFonts w:ascii="Arial Narrow" w:hAnsi="Arial Narrow" w:cs="Arial"/>
          <w:b/>
          <w:vanish/>
          <w:sz w:val="24"/>
          <w:szCs w:val="24"/>
          <w:lang w:val="es-HN"/>
        </w:rPr>
      </w:pPr>
    </w:p>
    <w:p w14:paraId="01ED07F8" w14:textId="77777777" w:rsidR="00313E7D" w:rsidRPr="002F4960" w:rsidRDefault="00313E7D" w:rsidP="002F4960">
      <w:pPr>
        <w:pStyle w:val="Prrafodelista"/>
        <w:numPr>
          <w:ilvl w:val="2"/>
          <w:numId w:val="28"/>
        </w:numPr>
        <w:autoSpaceDE w:val="0"/>
        <w:autoSpaceDN w:val="0"/>
        <w:adjustRightInd w:val="0"/>
        <w:spacing w:after="0" w:line="240" w:lineRule="auto"/>
        <w:ind w:right="-376"/>
        <w:jc w:val="both"/>
        <w:rPr>
          <w:rFonts w:ascii="Arial Narrow" w:hAnsi="Arial Narrow" w:cs="Arial"/>
          <w:b/>
          <w:vanish/>
          <w:sz w:val="24"/>
          <w:szCs w:val="24"/>
          <w:lang w:val="es-HN"/>
        </w:rPr>
      </w:pPr>
    </w:p>
    <w:p w14:paraId="6430627E" w14:textId="77777777" w:rsidR="0034443B" w:rsidRPr="002F4960" w:rsidRDefault="00313E7D" w:rsidP="002F4960">
      <w:pPr>
        <w:pStyle w:val="Prrafodelista"/>
        <w:numPr>
          <w:ilvl w:val="2"/>
          <w:numId w:val="28"/>
        </w:numPr>
        <w:autoSpaceDE w:val="0"/>
        <w:autoSpaceDN w:val="0"/>
        <w:adjustRightInd w:val="0"/>
        <w:spacing w:after="0" w:line="240" w:lineRule="auto"/>
        <w:ind w:left="851" w:right="-376"/>
        <w:jc w:val="both"/>
        <w:rPr>
          <w:rFonts w:ascii="Arial Narrow" w:hAnsi="Arial Narrow" w:cs="Arial"/>
          <w:b/>
          <w:sz w:val="24"/>
          <w:szCs w:val="24"/>
          <w:lang w:val="es-HN"/>
        </w:rPr>
      </w:pPr>
      <w:r w:rsidRPr="002F4960">
        <w:rPr>
          <w:rFonts w:ascii="Arial Narrow" w:hAnsi="Arial Narrow" w:cs="Arial"/>
          <w:b/>
          <w:sz w:val="24"/>
          <w:szCs w:val="24"/>
          <w:lang w:val="es-HN"/>
        </w:rPr>
        <w:t>Secado</w:t>
      </w:r>
    </w:p>
    <w:p w14:paraId="67F33AD5" w14:textId="77777777" w:rsidR="0034443B" w:rsidRPr="002F4960" w:rsidRDefault="00313E7D" w:rsidP="002F4960">
      <w:pPr>
        <w:pStyle w:val="Prrafodelista"/>
        <w:autoSpaceDE w:val="0"/>
        <w:autoSpaceDN w:val="0"/>
        <w:adjustRightInd w:val="0"/>
        <w:spacing w:after="0" w:line="240" w:lineRule="auto"/>
        <w:ind w:left="851" w:right="49"/>
        <w:jc w:val="both"/>
        <w:rPr>
          <w:rFonts w:ascii="Arial Narrow" w:hAnsi="Arial Narrow" w:cs="Arial"/>
          <w:sz w:val="24"/>
          <w:szCs w:val="24"/>
          <w:lang w:val="es-HN"/>
        </w:rPr>
      </w:pPr>
      <w:r w:rsidRPr="002F4960">
        <w:rPr>
          <w:rFonts w:ascii="Arial Narrow" w:hAnsi="Arial Narrow" w:cs="Arial"/>
          <w:sz w:val="24"/>
          <w:szCs w:val="24"/>
          <w:lang w:val="es-HN"/>
        </w:rPr>
        <w:t>Luego el producto trasladado a las secadoras registrando las secadas en el formato de secadas de granza de arroz (PA-FO-34), registrando la hora de carga y descarga, temperatura y a que silo fue enviado para su almacenamiento (silo 1al 4 internos), para el monitoreo de humedad, el operador de producción toma una muestra de 200 grs. Con frecuencia establecida y la lleva a laboratorio de calidad para procesar al análisis de pulidos, entero quebrado y apariencia del grano.</w:t>
      </w:r>
    </w:p>
    <w:p w14:paraId="3DAD8F67" w14:textId="59C225DE" w:rsidR="0034443B" w:rsidRPr="002F4960" w:rsidRDefault="00313E7D" w:rsidP="002F4960">
      <w:pPr>
        <w:pStyle w:val="Prrafodelista"/>
        <w:autoSpaceDE w:val="0"/>
        <w:autoSpaceDN w:val="0"/>
        <w:adjustRightInd w:val="0"/>
        <w:spacing w:after="0" w:line="240" w:lineRule="auto"/>
        <w:ind w:left="851" w:right="-376"/>
        <w:jc w:val="both"/>
        <w:rPr>
          <w:rFonts w:ascii="Arial Narrow" w:hAnsi="Arial Narrow" w:cs="Arial"/>
          <w:sz w:val="24"/>
          <w:szCs w:val="24"/>
          <w:lang w:val="es-HN"/>
        </w:rPr>
      </w:pPr>
      <w:r w:rsidRPr="002F4960">
        <w:rPr>
          <w:rFonts w:ascii="Arial Narrow" w:hAnsi="Arial Narrow" w:cs="Arial"/>
          <w:sz w:val="24"/>
          <w:szCs w:val="24"/>
          <w:lang w:val="es-HN"/>
        </w:rPr>
        <w:t>El auditor de Calidad e Inocuidad registr</w:t>
      </w:r>
      <w:r w:rsidR="0071370F" w:rsidRPr="002F4960">
        <w:rPr>
          <w:rFonts w:ascii="Arial Narrow" w:hAnsi="Arial Narrow" w:cs="Arial"/>
          <w:sz w:val="24"/>
          <w:szCs w:val="24"/>
          <w:lang w:val="es-HN"/>
        </w:rPr>
        <w:t>a</w:t>
      </w:r>
      <w:r w:rsidRPr="002F4960">
        <w:rPr>
          <w:rFonts w:ascii="Arial Narrow" w:hAnsi="Arial Narrow" w:cs="Arial"/>
          <w:sz w:val="24"/>
          <w:szCs w:val="24"/>
          <w:lang w:val="es-HN"/>
        </w:rPr>
        <w:t xml:space="preserve"> los resultados del análisis en el formato de arroz secado (C</w:t>
      </w:r>
      <w:r w:rsidR="008B0049">
        <w:rPr>
          <w:rFonts w:ascii="Arial Narrow" w:hAnsi="Arial Narrow" w:cs="Arial"/>
          <w:sz w:val="24"/>
          <w:szCs w:val="24"/>
          <w:lang w:val="es-HN"/>
        </w:rPr>
        <w:t>A</w:t>
      </w:r>
      <w:r w:rsidRPr="002F4960">
        <w:rPr>
          <w:rFonts w:ascii="Arial Narrow" w:hAnsi="Arial Narrow" w:cs="Arial"/>
          <w:sz w:val="24"/>
          <w:szCs w:val="24"/>
          <w:lang w:val="es-HN"/>
        </w:rPr>
        <w:t>-FO-</w:t>
      </w:r>
      <w:r w:rsidR="008B0049">
        <w:rPr>
          <w:rFonts w:ascii="Arial Narrow" w:hAnsi="Arial Narrow" w:cs="Arial"/>
          <w:sz w:val="24"/>
          <w:szCs w:val="24"/>
          <w:lang w:val="es-HN"/>
        </w:rPr>
        <w:t>04</w:t>
      </w:r>
      <w:r w:rsidRPr="002F4960">
        <w:rPr>
          <w:rFonts w:ascii="Arial Narrow" w:hAnsi="Arial Narrow" w:cs="Arial"/>
          <w:sz w:val="24"/>
          <w:szCs w:val="24"/>
          <w:lang w:val="es-HN"/>
        </w:rPr>
        <w:t>).</w:t>
      </w:r>
    </w:p>
    <w:p w14:paraId="1C7996B2" w14:textId="5C07DDBE" w:rsidR="0034443B" w:rsidRPr="002F4960" w:rsidRDefault="00313E7D" w:rsidP="002F4960">
      <w:pPr>
        <w:pStyle w:val="Prrafodelista"/>
        <w:autoSpaceDE w:val="0"/>
        <w:autoSpaceDN w:val="0"/>
        <w:adjustRightInd w:val="0"/>
        <w:spacing w:after="0" w:line="240" w:lineRule="auto"/>
        <w:ind w:left="851" w:right="-376"/>
        <w:jc w:val="both"/>
        <w:rPr>
          <w:rFonts w:ascii="Arial Narrow" w:hAnsi="Arial Narrow" w:cs="Arial"/>
          <w:sz w:val="24"/>
          <w:szCs w:val="24"/>
          <w:lang w:val="es-HN"/>
        </w:rPr>
      </w:pPr>
      <w:r w:rsidRPr="002F4960">
        <w:rPr>
          <w:rFonts w:ascii="Arial Narrow" w:hAnsi="Arial Narrow" w:cs="Arial"/>
          <w:sz w:val="24"/>
          <w:szCs w:val="24"/>
          <w:lang w:val="es-HN"/>
        </w:rPr>
        <w:t>Y según resultados proceder a la descarga en los silos internos de la 1-4; cada secadora tiene una capacidad aproximadamente de 300 a 3</w:t>
      </w:r>
      <w:r w:rsidR="00F73951">
        <w:rPr>
          <w:rFonts w:ascii="Arial Narrow" w:hAnsi="Arial Narrow" w:cs="Arial"/>
          <w:sz w:val="24"/>
          <w:szCs w:val="24"/>
          <w:lang w:val="es-HN"/>
        </w:rPr>
        <w:t>2</w:t>
      </w:r>
      <w:r w:rsidRPr="002F4960">
        <w:rPr>
          <w:rFonts w:ascii="Arial Narrow" w:hAnsi="Arial Narrow" w:cs="Arial"/>
          <w:sz w:val="24"/>
          <w:szCs w:val="24"/>
          <w:lang w:val="es-HN"/>
        </w:rPr>
        <w:t xml:space="preserve">0 qq. </w:t>
      </w:r>
    </w:p>
    <w:p w14:paraId="1E57362F" w14:textId="7F854B8A" w:rsidR="0034443B" w:rsidRPr="002F4960" w:rsidRDefault="00313E7D" w:rsidP="002F4960">
      <w:pPr>
        <w:pStyle w:val="Prrafodelista"/>
        <w:autoSpaceDE w:val="0"/>
        <w:autoSpaceDN w:val="0"/>
        <w:adjustRightInd w:val="0"/>
        <w:spacing w:after="0" w:line="240" w:lineRule="auto"/>
        <w:ind w:left="851" w:right="-376"/>
        <w:jc w:val="both"/>
        <w:rPr>
          <w:rFonts w:ascii="Arial Narrow" w:hAnsi="Arial Narrow" w:cs="Arial"/>
          <w:sz w:val="24"/>
          <w:szCs w:val="24"/>
          <w:lang w:val="es-HN"/>
        </w:rPr>
      </w:pPr>
      <w:r w:rsidRPr="002F4960">
        <w:rPr>
          <w:rFonts w:ascii="Arial Narrow" w:hAnsi="Arial Narrow" w:cs="Arial"/>
          <w:sz w:val="24"/>
          <w:szCs w:val="24"/>
          <w:lang w:val="es-HN"/>
        </w:rPr>
        <w:t>Silo: 1-3capacidad de 1</w:t>
      </w:r>
      <w:r w:rsidR="00F73951">
        <w:rPr>
          <w:rFonts w:ascii="Arial Narrow" w:hAnsi="Arial Narrow" w:cs="Arial"/>
          <w:sz w:val="24"/>
          <w:szCs w:val="24"/>
          <w:lang w:val="es-HN"/>
        </w:rPr>
        <w:t>2</w:t>
      </w:r>
      <w:r w:rsidRPr="002F4960">
        <w:rPr>
          <w:rFonts w:ascii="Arial Narrow" w:hAnsi="Arial Narrow" w:cs="Arial"/>
          <w:sz w:val="24"/>
          <w:szCs w:val="24"/>
          <w:lang w:val="es-HN"/>
        </w:rPr>
        <w:t>00 qq.</w:t>
      </w:r>
    </w:p>
    <w:p w14:paraId="40AF3692" w14:textId="71548500" w:rsidR="008B0049" w:rsidRPr="001627BE" w:rsidRDefault="00313E7D" w:rsidP="001627BE">
      <w:pPr>
        <w:pStyle w:val="Prrafodelista"/>
        <w:autoSpaceDE w:val="0"/>
        <w:autoSpaceDN w:val="0"/>
        <w:adjustRightInd w:val="0"/>
        <w:spacing w:after="0" w:line="240" w:lineRule="auto"/>
        <w:ind w:left="851" w:right="-376"/>
        <w:jc w:val="both"/>
        <w:rPr>
          <w:rFonts w:ascii="Arial Narrow" w:hAnsi="Arial Narrow" w:cs="Arial"/>
          <w:b/>
          <w:sz w:val="24"/>
          <w:szCs w:val="24"/>
          <w:lang w:val="es-HN"/>
        </w:rPr>
      </w:pPr>
      <w:r w:rsidRPr="002F4960">
        <w:rPr>
          <w:rFonts w:ascii="Arial Narrow" w:hAnsi="Arial Narrow" w:cs="Arial"/>
          <w:sz w:val="24"/>
          <w:szCs w:val="24"/>
          <w:lang w:val="es-HN"/>
        </w:rPr>
        <w:t>Silo: 4 capacidad de 2</w:t>
      </w:r>
      <w:r w:rsidR="00F73951">
        <w:rPr>
          <w:rFonts w:ascii="Arial Narrow" w:hAnsi="Arial Narrow" w:cs="Arial"/>
          <w:sz w:val="24"/>
          <w:szCs w:val="24"/>
          <w:lang w:val="es-HN"/>
        </w:rPr>
        <w:t>4</w:t>
      </w:r>
      <w:r w:rsidRPr="002F4960">
        <w:rPr>
          <w:rFonts w:ascii="Arial Narrow" w:hAnsi="Arial Narrow" w:cs="Arial"/>
          <w:sz w:val="24"/>
          <w:szCs w:val="24"/>
          <w:lang w:val="es-HN"/>
        </w:rPr>
        <w:t xml:space="preserve">00 </w:t>
      </w:r>
      <w:proofErr w:type="spellStart"/>
      <w:r w:rsidRPr="002F4960">
        <w:rPr>
          <w:rFonts w:ascii="Arial Narrow" w:hAnsi="Arial Narrow" w:cs="Arial"/>
          <w:sz w:val="24"/>
          <w:szCs w:val="24"/>
          <w:lang w:val="es-HN"/>
        </w:rPr>
        <w:t>qq</w:t>
      </w:r>
      <w:proofErr w:type="spellEnd"/>
      <w:r w:rsidRPr="002F4960">
        <w:rPr>
          <w:rFonts w:ascii="Arial Narrow" w:hAnsi="Arial Narrow" w:cs="Arial"/>
          <w:sz w:val="24"/>
          <w:szCs w:val="24"/>
          <w:lang w:val="es-HN"/>
        </w:rPr>
        <w:t>.</w:t>
      </w:r>
    </w:p>
    <w:p w14:paraId="0A004222" w14:textId="77777777" w:rsidR="008B0049" w:rsidRPr="002F4960" w:rsidRDefault="008B0049" w:rsidP="002F4960">
      <w:pPr>
        <w:autoSpaceDE w:val="0"/>
        <w:autoSpaceDN w:val="0"/>
        <w:adjustRightInd w:val="0"/>
        <w:spacing w:after="0" w:line="240" w:lineRule="auto"/>
        <w:jc w:val="both"/>
        <w:rPr>
          <w:rFonts w:ascii="Arial Narrow" w:hAnsi="Arial Narrow" w:cs="Arial"/>
          <w:sz w:val="24"/>
          <w:szCs w:val="24"/>
          <w:lang w:val="es-HN"/>
        </w:rPr>
      </w:pPr>
    </w:p>
    <w:p w14:paraId="2BA716CA" w14:textId="0B70F05F" w:rsidR="00BD0136" w:rsidRPr="002F4960" w:rsidRDefault="00313E7D" w:rsidP="002F4960">
      <w:pPr>
        <w:pStyle w:val="Prrafodelista"/>
        <w:numPr>
          <w:ilvl w:val="2"/>
          <w:numId w:val="28"/>
        </w:numPr>
        <w:autoSpaceDE w:val="0"/>
        <w:autoSpaceDN w:val="0"/>
        <w:adjustRightInd w:val="0"/>
        <w:spacing w:after="0" w:line="240" w:lineRule="auto"/>
        <w:ind w:left="851"/>
        <w:jc w:val="both"/>
        <w:rPr>
          <w:rFonts w:ascii="Arial Narrow" w:hAnsi="Arial Narrow" w:cs="Arial"/>
          <w:b/>
          <w:sz w:val="24"/>
          <w:szCs w:val="24"/>
          <w:lang w:val="es-HN"/>
        </w:rPr>
      </w:pPr>
      <w:r w:rsidRPr="002F4960">
        <w:rPr>
          <w:rFonts w:ascii="Arial Narrow" w:hAnsi="Arial Narrow" w:cs="Arial"/>
          <w:b/>
          <w:sz w:val="24"/>
          <w:szCs w:val="24"/>
          <w:lang w:val="es-HN"/>
        </w:rPr>
        <w:t xml:space="preserve">Producción de Arroz </w:t>
      </w:r>
      <w:r w:rsidR="00BD0136" w:rsidRPr="002F4960">
        <w:rPr>
          <w:rFonts w:ascii="Arial Narrow" w:hAnsi="Arial Narrow" w:cs="Arial"/>
          <w:b/>
          <w:sz w:val="24"/>
          <w:szCs w:val="24"/>
          <w:lang w:val="es-HN"/>
        </w:rPr>
        <w:t>escaldad</w:t>
      </w:r>
      <w:r w:rsidR="00B06CFE" w:rsidRPr="002F4960">
        <w:rPr>
          <w:rFonts w:ascii="Arial Narrow" w:hAnsi="Arial Narrow" w:cs="Arial"/>
          <w:b/>
          <w:sz w:val="24"/>
          <w:szCs w:val="24"/>
          <w:lang w:val="es-HN"/>
        </w:rPr>
        <w:t>o y blanco</w:t>
      </w:r>
    </w:p>
    <w:p w14:paraId="3A961B6E" w14:textId="10722AC5" w:rsidR="00BD0136" w:rsidRPr="002F4960" w:rsidRDefault="00BD0136" w:rsidP="008B0049">
      <w:pPr>
        <w:pStyle w:val="Prrafodelista"/>
        <w:tabs>
          <w:tab w:val="left" w:pos="1560"/>
        </w:tabs>
        <w:spacing w:after="0" w:line="240" w:lineRule="auto"/>
        <w:ind w:left="851"/>
        <w:jc w:val="both"/>
        <w:rPr>
          <w:rFonts w:ascii="Arial Narrow" w:hAnsi="Arial Narrow" w:cs="Arial"/>
          <w:color w:val="000000" w:themeColor="text1"/>
          <w:sz w:val="24"/>
          <w:szCs w:val="24"/>
          <w:lang w:val="es-HN"/>
        </w:rPr>
      </w:pPr>
      <w:r w:rsidRPr="002F4960">
        <w:rPr>
          <w:rFonts w:ascii="Arial Narrow" w:hAnsi="Arial Narrow" w:cs="Arial"/>
          <w:sz w:val="24"/>
          <w:szCs w:val="24"/>
          <w:lang w:val="es-HN"/>
        </w:rPr>
        <w:t>Ingresa el producto de los silos de almacenamiento y se registra en el Control de Ingreso de Materia Prima (PA-FO-</w:t>
      </w:r>
      <w:r w:rsidRPr="002F4960">
        <w:rPr>
          <w:rFonts w:ascii="Arial Narrow" w:hAnsi="Arial Narrow" w:cs="Arial"/>
          <w:color w:val="000000" w:themeColor="text1"/>
          <w:sz w:val="24"/>
          <w:szCs w:val="24"/>
          <w:lang w:val="es-HN"/>
        </w:rPr>
        <w:t>14)</w:t>
      </w:r>
      <w:r w:rsidR="00B06CFE" w:rsidRPr="002F4960">
        <w:rPr>
          <w:rFonts w:ascii="Arial Narrow" w:hAnsi="Arial Narrow" w:cs="Arial"/>
          <w:color w:val="000000" w:themeColor="text1"/>
          <w:sz w:val="24"/>
          <w:szCs w:val="24"/>
          <w:lang w:val="es-HN"/>
        </w:rPr>
        <w:t xml:space="preserve">, el molino de arroz blanco utiliza los silos de 1 al 18 externo y el molino de escaldado del 1 al 4 interno </w:t>
      </w:r>
    </w:p>
    <w:p w14:paraId="01770458" w14:textId="51C365C7" w:rsidR="0034443B" w:rsidRPr="002F4960" w:rsidRDefault="00313E7D" w:rsidP="008B0049">
      <w:pPr>
        <w:pStyle w:val="Prrafodelista"/>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 xml:space="preserve">Se inicia la producción diaria de acuerdo con el número de Orden de Producción (PA-FO-29) por molino, que es enviada por </w:t>
      </w:r>
      <w:r w:rsidR="00597915" w:rsidRPr="002F4960">
        <w:rPr>
          <w:rFonts w:ascii="Arial Narrow" w:hAnsi="Arial Narrow" w:cs="Arial"/>
          <w:sz w:val="24"/>
          <w:szCs w:val="24"/>
          <w:lang w:val="es-HN"/>
        </w:rPr>
        <w:t xml:space="preserve">Gerente de </w:t>
      </w:r>
      <w:r w:rsidR="00780A7C" w:rsidRPr="002F4960">
        <w:rPr>
          <w:rFonts w:ascii="Arial Narrow" w:hAnsi="Arial Narrow" w:cs="Arial"/>
          <w:sz w:val="24"/>
          <w:szCs w:val="24"/>
          <w:lang w:val="es-HN"/>
        </w:rPr>
        <w:t>Planta o</w:t>
      </w:r>
      <w:r w:rsidRPr="002F4960">
        <w:rPr>
          <w:rFonts w:ascii="Arial Narrow" w:hAnsi="Arial Narrow" w:cs="Arial"/>
          <w:sz w:val="24"/>
          <w:szCs w:val="24"/>
          <w:lang w:val="es-HN"/>
        </w:rPr>
        <w:t xml:space="preserve"> Jefe de Produccion, donde describe la calidad del grano, cantidad a producir según presentación, tipo de cliente (para inventario, molino y clientes especiales).</w:t>
      </w:r>
    </w:p>
    <w:p w14:paraId="0FEF9262" w14:textId="7DA3D334" w:rsidR="0034443B" w:rsidRPr="002F4960" w:rsidRDefault="00313E7D" w:rsidP="008B0049">
      <w:pPr>
        <w:pStyle w:val="Prrafodelista"/>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lastRenderedPageBreak/>
        <w:t xml:space="preserve">Con el número de Orden de Producción (PA-FO-29) el Supervisor de Producción analiza la información y procede a colocar el lote de producción que consiste en un número correlativo de ordenes iniciando con 01 </w:t>
      </w:r>
      <w:r w:rsidR="00780A7C" w:rsidRPr="002F4960">
        <w:rPr>
          <w:rFonts w:ascii="Arial Narrow" w:hAnsi="Arial Narrow" w:cs="Arial"/>
          <w:sz w:val="24"/>
          <w:szCs w:val="24"/>
          <w:lang w:val="es-HN"/>
        </w:rPr>
        <w:t xml:space="preserve">de forma correlativa por presentación y </w:t>
      </w:r>
      <w:r w:rsidRPr="002F4960">
        <w:rPr>
          <w:rFonts w:ascii="Arial Narrow" w:hAnsi="Arial Narrow" w:cs="Arial"/>
          <w:sz w:val="24"/>
          <w:szCs w:val="24"/>
          <w:lang w:val="es-HN"/>
        </w:rPr>
        <w:t xml:space="preserve">se reinicia cada </w:t>
      </w:r>
      <w:r w:rsidR="00780A7C" w:rsidRPr="002F4960">
        <w:rPr>
          <w:rFonts w:ascii="Arial Narrow" w:hAnsi="Arial Narrow" w:cs="Arial"/>
          <w:sz w:val="24"/>
          <w:szCs w:val="24"/>
          <w:lang w:val="es-HN"/>
        </w:rPr>
        <w:t>inicio de mes</w:t>
      </w:r>
      <w:r w:rsidRPr="002F4960">
        <w:rPr>
          <w:rFonts w:ascii="Arial Narrow" w:hAnsi="Arial Narrow" w:cs="Arial"/>
          <w:sz w:val="24"/>
          <w:szCs w:val="24"/>
          <w:lang w:val="es-HN"/>
        </w:rPr>
        <w:t>.</w:t>
      </w:r>
    </w:p>
    <w:p w14:paraId="02BC1FA6" w14:textId="4D505232" w:rsidR="00477A66" w:rsidRPr="002F4960" w:rsidRDefault="00313E7D" w:rsidP="002F4960">
      <w:pPr>
        <w:pStyle w:val="Prrafodelista"/>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 xml:space="preserve">El Supervisor entrega la Orden de Producción al Operador de Produccion, quien durante el proceso realiza un muestreo antes de iniciar el empacado del producto según la presentación para monitorear el cumplimiento de la calidad dejando registro en el formato de registro de monitoreo de producto en proceso (PA-FO-17) </w:t>
      </w:r>
    </w:p>
    <w:p w14:paraId="1D6E29F3" w14:textId="77777777" w:rsidR="0076393A" w:rsidRPr="002F4960" w:rsidRDefault="0076393A" w:rsidP="002F4960">
      <w:pPr>
        <w:pStyle w:val="Prrafodelista"/>
        <w:autoSpaceDE w:val="0"/>
        <w:autoSpaceDN w:val="0"/>
        <w:adjustRightInd w:val="0"/>
        <w:spacing w:after="0" w:line="240" w:lineRule="auto"/>
        <w:ind w:left="851"/>
        <w:jc w:val="both"/>
        <w:rPr>
          <w:rFonts w:ascii="Arial Narrow" w:hAnsi="Arial Narrow" w:cs="Arial"/>
          <w:sz w:val="24"/>
          <w:szCs w:val="24"/>
          <w:lang w:val="es-HN"/>
        </w:rPr>
      </w:pPr>
    </w:p>
    <w:p w14:paraId="059635D5" w14:textId="190A2ADE" w:rsidR="00477A66" w:rsidRPr="002F4960" w:rsidRDefault="00313E7D" w:rsidP="002F4960">
      <w:pPr>
        <w:pStyle w:val="Prrafodelista"/>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El Auditor de Calidad e Inocuidad realiza verificación del producto en proceso con el objetivo de revisar las condiciones del equipo y del producto, dejando registro en Verificación de Producto en Proceso (C</w:t>
      </w:r>
      <w:r w:rsidR="005524A4">
        <w:rPr>
          <w:rFonts w:ascii="Arial Narrow" w:hAnsi="Arial Narrow" w:cs="Arial"/>
          <w:sz w:val="24"/>
          <w:szCs w:val="24"/>
          <w:lang w:val="es-HN"/>
        </w:rPr>
        <w:t>A</w:t>
      </w:r>
      <w:r w:rsidRPr="002F4960">
        <w:rPr>
          <w:rFonts w:ascii="Arial Narrow" w:hAnsi="Arial Narrow" w:cs="Arial"/>
          <w:sz w:val="24"/>
          <w:szCs w:val="24"/>
          <w:lang w:val="es-HN"/>
        </w:rPr>
        <w:t>-FO-</w:t>
      </w:r>
      <w:r w:rsidR="00F97461">
        <w:rPr>
          <w:rFonts w:ascii="Arial Narrow" w:hAnsi="Arial Narrow" w:cs="Arial"/>
          <w:sz w:val="24"/>
          <w:szCs w:val="24"/>
          <w:lang w:val="es-HN"/>
        </w:rPr>
        <w:t>08</w:t>
      </w:r>
      <w:r w:rsidRPr="002F4960">
        <w:rPr>
          <w:rFonts w:ascii="Arial Narrow" w:hAnsi="Arial Narrow" w:cs="Arial"/>
          <w:sz w:val="24"/>
          <w:szCs w:val="24"/>
          <w:lang w:val="es-HN"/>
        </w:rPr>
        <w:t xml:space="preserve">) </w:t>
      </w:r>
    </w:p>
    <w:p w14:paraId="31350E03" w14:textId="77777777" w:rsidR="00477A66" w:rsidRPr="002F4960" w:rsidRDefault="00313E7D" w:rsidP="002F4960">
      <w:pPr>
        <w:pStyle w:val="Prrafodelista"/>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 xml:space="preserve">En la medida de lo posible se debe de tomar de la primera secada o la más antigua para la alimentación de los molinos. </w:t>
      </w:r>
    </w:p>
    <w:p w14:paraId="33BEB0A1" w14:textId="6D9CBE15" w:rsidR="00313E7D" w:rsidRPr="002F4960" w:rsidRDefault="00313E7D" w:rsidP="002F4960">
      <w:pPr>
        <w:pStyle w:val="Prrafodelista"/>
        <w:autoSpaceDE w:val="0"/>
        <w:autoSpaceDN w:val="0"/>
        <w:adjustRightInd w:val="0"/>
        <w:spacing w:after="0" w:line="240" w:lineRule="auto"/>
        <w:ind w:left="851"/>
        <w:jc w:val="both"/>
        <w:rPr>
          <w:rFonts w:ascii="Arial Narrow" w:hAnsi="Arial Narrow" w:cs="Arial"/>
          <w:b/>
          <w:sz w:val="24"/>
          <w:szCs w:val="24"/>
          <w:lang w:val="es-HN"/>
        </w:rPr>
      </w:pPr>
      <w:r w:rsidRPr="002F4960">
        <w:rPr>
          <w:rFonts w:ascii="Arial Narrow" w:hAnsi="Arial Narrow" w:cs="Arial"/>
          <w:sz w:val="24"/>
          <w:szCs w:val="24"/>
          <w:lang w:val="es-HN"/>
        </w:rPr>
        <w:t>El Supervisor de Producción monitorea el llenado del registro de control de lotificación (PA-FO-28) el cual es llenado por parte del Operador de Produccion y el personal de área de empaque, que se actualiza cada vez que recibe una Orden de Producción o cuando existen cambios en la orden.</w:t>
      </w:r>
    </w:p>
    <w:p w14:paraId="2A52B7F6" w14:textId="77777777" w:rsidR="00313E7D" w:rsidRPr="002F4960" w:rsidRDefault="00313E7D" w:rsidP="002F4960">
      <w:pPr>
        <w:autoSpaceDE w:val="0"/>
        <w:autoSpaceDN w:val="0"/>
        <w:adjustRightInd w:val="0"/>
        <w:spacing w:after="0" w:line="240" w:lineRule="auto"/>
        <w:ind w:right="-376"/>
        <w:jc w:val="both"/>
        <w:rPr>
          <w:rFonts w:ascii="Arial Narrow" w:hAnsi="Arial Narrow" w:cs="Arial"/>
          <w:sz w:val="24"/>
          <w:szCs w:val="24"/>
          <w:lang w:val="es-HN"/>
        </w:rPr>
      </w:pPr>
    </w:p>
    <w:p w14:paraId="0B1B272C" w14:textId="77777777" w:rsidR="00477A66" w:rsidRPr="002F4960" w:rsidRDefault="00313E7D" w:rsidP="002F4960">
      <w:pPr>
        <w:pStyle w:val="Prrafodelista"/>
        <w:numPr>
          <w:ilvl w:val="2"/>
          <w:numId w:val="28"/>
        </w:numPr>
        <w:autoSpaceDE w:val="0"/>
        <w:autoSpaceDN w:val="0"/>
        <w:adjustRightInd w:val="0"/>
        <w:spacing w:after="0" w:line="240" w:lineRule="auto"/>
        <w:ind w:left="851"/>
        <w:jc w:val="both"/>
        <w:rPr>
          <w:rFonts w:ascii="Arial Narrow" w:hAnsi="Arial Narrow" w:cs="Arial"/>
          <w:b/>
          <w:sz w:val="24"/>
          <w:szCs w:val="24"/>
          <w:lang w:val="es-HN"/>
        </w:rPr>
      </w:pPr>
      <w:r w:rsidRPr="002F4960">
        <w:rPr>
          <w:rFonts w:ascii="Arial Narrow" w:hAnsi="Arial Narrow" w:cs="Arial"/>
          <w:b/>
          <w:sz w:val="24"/>
          <w:szCs w:val="24"/>
          <w:lang w:val="es-HN"/>
        </w:rPr>
        <w:t xml:space="preserve">Envasado y empaque de Producto </w:t>
      </w:r>
    </w:p>
    <w:p w14:paraId="6EF51512" w14:textId="77777777" w:rsidR="00477A66" w:rsidRPr="002F4960" w:rsidRDefault="00313E7D" w:rsidP="002F4960">
      <w:pPr>
        <w:pStyle w:val="Prrafodelista"/>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El Operador de Producción revisa el formato Control de Lotificación (PA-FO-28) verificando el correlativo del lote según la presentación correspondiente a producir. Se registra la cantidad de producto empacado, presentación, lote, tipo de granza, cantidad solicitada, lote del hilo, lote del material de empaque y silo de procedencia en el formato de Reporte de Producción de Área de 25 y 100 lbs. (PA-FO-03)</w:t>
      </w:r>
    </w:p>
    <w:p w14:paraId="71C29398" w14:textId="77777777" w:rsidR="00477A66" w:rsidRPr="002F4960" w:rsidRDefault="00313E7D" w:rsidP="002F4960">
      <w:pPr>
        <w:pStyle w:val="Prrafodelista"/>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De acuerdo con el número de Orden de Producción (PA-FO-29) se procede a empacar el producto.</w:t>
      </w:r>
    </w:p>
    <w:p w14:paraId="7692CB56" w14:textId="21CA4859" w:rsidR="00313E7D" w:rsidRPr="002F4960" w:rsidRDefault="00313E7D" w:rsidP="002F4960">
      <w:pPr>
        <w:pStyle w:val="Prrafodelista"/>
        <w:autoSpaceDE w:val="0"/>
        <w:autoSpaceDN w:val="0"/>
        <w:adjustRightInd w:val="0"/>
        <w:spacing w:after="0" w:line="240" w:lineRule="auto"/>
        <w:ind w:left="851"/>
        <w:jc w:val="both"/>
        <w:rPr>
          <w:rFonts w:ascii="Arial Narrow" w:hAnsi="Arial Narrow" w:cs="Arial"/>
          <w:b/>
          <w:sz w:val="24"/>
          <w:szCs w:val="24"/>
          <w:lang w:val="es-HN"/>
        </w:rPr>
      </w:pPr>
      <w:r w:rsidRPr="002F4960">
        <w:rPr>
          <w:rFonts w:ascii="Arial Narrow" w:hAnsi="Arial Narrow" w:cs="Arial"/>
          <w:sz w:val="24"/>
          <w:szCs w:val="24"/>
          <w:lang w:val="es-HN"/>
        </w:rPr>
        <w:t xml:space="preserve">Al final del turno se registra la cantidad total producida por presentación, numero de orden de produccion, dia y turno en el Registro de </w:t>
      </w:r>
      <w:r w:rsidR="00780A7C" w:rsidRPr="002F4960">
        <w:rPr>
          <w:rFonts w:ascii="Arial Narrow" w:hAnsi="Arial Narrow" w:cs="Arial"/>
          <w:sz w:val="24"/>
          <w:szCs w:val="24"/>
          <w:lang w:val="es-HN"/>
        </w:rPr>
        <w:t>producción</w:t>
      </w:r>
      <w:r w:rsidRPr="002F4960">
        <w:rPr>
          <w:rFonts w:ascii="Arial Narrow" w:hAnsi="Arial Narrow" w:cs="Arial"/>
          <w:sz w:val="24"/>
          <w:szCs w:val="24"/>
          <w:lang w:val="es-HN"/>
        </w:rPr>
        <w:t xml:space="preserve"> diario PA-FO-31.</w:t>
      </w:r>
    </w:p>
    <w:p w14:paraId="5A926193" w14:textId="77777777" w:rsidR="00F97461" w:rsidRDefault="00F97461" w:rsidP="001627BE">
      <w:pPr>
        <w:autoSpaceDE w:val="0"/>
        <w:autoSpaceDN w:val="0"/>
        <w:adjustRightInd w:val="0"/>
        <w:spacing w:after="0" w:line="240" w:lineRule="auto"/>
        <w:ind w:right="-376"/>
        <w:jc w:val="both"/>
        <w:rPr>
          <w:rFonts w:ascii="Arial Narrow" w:hAnsi="Arial Narrow" w:cs="Arial"/>
          <w:sz w:val="24"/>
          <w:szCs w:val="24"/>
          <w:lang w:val="es-HN"/>
        </w:rPr>
      </w:pPr>
    </w:p>
    <w:p w14:paraId="23C00B2C" w14:textId="527F52C6" w:rsidR="002F4960" w:rsidRPr="001627BE" w:rsidRDefault="00313E7D" w:rsidP="001627BE">
      <w:pPr>
        <w:autoSpaceDE w:val="0"/>
        <w:autoSpaceDN w:val="0"/>
        <w:adjustRightInd w:val="0"/>
        <w:spacing w:after="0" w:line="240" w:lineRule="auto"/>
        <w:ind w:left="426" w:right="-376"/>
        <w:jc w:val="both"/>
        <w:rPr>
          <w:rFonts w:ascii="Arial Narrow" w:hAnsi="Arial Narrow" w:cs="Arial"/>
          <w:sz w:val="24"/>
          <w:szCs w:val="24"/>
          <w:lang w:val="es-HN"/>
        </w:rPr>
      </w:pPr>
      <w:r w:rsidRPr="002F4960">
        <w:rPr>
          <w:rFonts w:ascii="Arial Narrow" w:hAnsi="Arial Narrow" w:cs="Arial"/>
          <w:sz w:val="24"/>
          <w:szCs w:val="24"/>
          <w:lang w:val="es-HN"/>
        </w:rPr>
        <w:t xml:space="preserve">La identificación de producto es: </w:t>
      </w:r>
    </w:p>
    <w:p w14:paraId="3A99B2AD" w14:textId="78D16C60" w:rsidR="00313E7D" w:rsidRPr="002F4960" w:rsidRDefault="00313E7D" w:rsidP="002F4960">
      <w:pPr>
        <w:autoSpaceDE w:val="0"/>
        <w:autoSpaceDN w:val="0"/>
        <w:adjustRightInd w:val="0"/>
        <w:spacing w:after="0" w:line="240" w:lineRule="auto"/>
        <w:ind w:left="426"/>
        <w:jc w:val="both"/>
        <w:rPr>
          <w:rFonts w:ascii="Arial Narrow" w:hAnsi="Arial Narrow" w:cs="Arial"/>
          <w:b/>
          <w:sz w:val="24"/>
          <w:szCs w:val="24"/>
          <w:lang w:val="es-HN"/>
        </w:rPr>
      </w:pPr>
      <w:r w:rsidRPr="002F4960">
        <w:rPr>
          <w:rFonts w:ascii="Arial Narrow" w:hAnsi="Arial Narrow" w:cs="Arial"/>
          <w:b/>
          <w:sz w:val="24"/>
          <w:szCs w:val="24"/>
          <w:lang w:val="es-HN"/>
        </w:rPr>
        <w:t>Presentaciones en 100 libras y 25 libras</w:t>
      </w:r>
    </w:p>
    <w:p w14:paraId="35687615" w14:textId="77777777" w:rsidR="00313E7D" w:rsidRPr="002F4960" w:rsidRDefault="00313E7D" w:rsidP="002F4960">
      <w:pPr>
        <w:autoSpaceDE w:val="0"/>
        <w:autoSpaceDN w:val="0"/>
        <w:adjustRightInd w:val="0"/>
        <w:spacing w:after="0" w:line="240" w:lineRule="auto"/>
        <w:ind w:left="-426"/>
        <w:jc w:val="both"/>
        <w:rPr>
          <w:rFonts w:ascii="Arial Narrow" w:hAnsi="Arial Narrow" w:cs="Arial"/>
          <w:sz w:val="24"/>
          <w:szCs w:val="24"/>
          <w:lang w:val="es-HN"/>
        </w:rPr>
      </w:pPr>
    </w:p>
    <w:p w14:paraId="0386D84D" w14:textId="411C15AA" w:rsidR="00313E7D" w:rsidRPr="002F4960" w:rsidRDefault="00313E7D" w:rsidP="002F4960">
      <w:pPr>
        <w:pStyle w:val="Prrafodelista"/>
        <w:numPr>
          <w:ilvl w:val="0"/>
          <w:numId w:val="21"/>
        </w:numPr>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P</w:t>
      </w:r>
      <w:r w:rsidR="00780A7C" w:rsidRPr="002F4960">
        <w:rPr>
          <w:rFonts w:ascii="Arial Narrow" w:hAnsi="Arial Narrow" w:cs="Arial"/>
          <w:sz w:val="24"/>
          <w:szCs w:val="24"/>
          <w:lang w:val="es-HN"/>
        </w:rPr>
        <w:t>A: p</w:t>
      </w:r>
      <w:r w:rsidRPr="002F4960">
        <w:rPr>
          <w:rFonts w:ascii="Arial Narrow" w:hAnsi="Arial Narrow" w:cs="Arial"/>
          <w:sz w:val="24"/>
          <w:szCs w:val="24"/>
          <w:lang w:val="es-HN"/>
        </w:rPr>
        <w:t>lanta de Arroz</w:t>
      </w:r>
    </w:p>
    <w:p w14:paraId="6724BF30" w14:textId="4A74AB03" w:rsidR="00313E7D" w:rsidRPr="002F4960" w:rsidRDefault="00780A7C" w:rsidP="002F4960">
      <w:pPr>
        <w:pStyle w:val="Prrafodelista"/>
        <w:numPr>
          <w:ilvl w:val="0"/>
          <w:numId w:val="21"/>
        </w:numPr>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M</w:t>
      </w:r>
      <w:r w:rsidR="00313E7D" w:rsidRPr="002F4960">
        <w:rPr>
          <w:rFonts w:ascii="Arial Narrow" w:hAnsi="Arial Narrow" w:cs="Arial"/>
          <w:sz w:val="24"/>
          <w:szCs w:val="24"/>
          <w:lang w:val="es-HN"/>
        </w:rPr>
        <w:t>1</w:t>
      </w:r>
      <w:r w:rsidRPr="002F4960">
        <w:rPr>
          <w:rFonts w:ascii="Arial Narrow" w:hAnsi="Arial Narrow" w:cs="Arial"/>
          <w:sz w:val="24"/>
          <w:szCs w:val="24"/>
          <w:lang w:val="es-HN"/>
        </w:rPr>
        <w:t>:</w:t>
      </w:r>
      <w:r w:rsidR="00313E7D" w:rsidRPr="002F4960">
        <w:rPr>
          <w:rFonts w:ascii="Arial Narrow" w:hAnsi="Arial Narrow" w:cs="Arial"/>
          <w:sz w:val="24"/>
          <w:szCs w:val="24"/>
          <w:lang w:val="es-HN"/>
        </w:rPr>
        <w:t xml:space="preserve"> </w:t>
      </w:r>
      <w:r w:rsidRPr="002F4960">
        <w:rPr>
          <w:rFonts w:ascii="Arial Narrow" w:hAnsi="Arial Narrow" w:cs="Arial"/>
          <w:sz w:val="24"/>
          <w:szCs w:val="24"/>
          <w:lang w:val="es-HN"/>
        </w:rPr>
        <w:t>(</w:t>
      </w:r>
      <w:r w:rsidR="0012393F" w:rsidRPr="002F4960">
        <w:rPr>
          <w:rFonts w:ascii="Arial Narrow" w:hAnsi="Arial Narrow" w:cs="Arial"/>
          <w:sz w:val="24"/>
          <w:szCs w:val="24"/>
          <w:lang w:val="es-HN"/>
        </w:rPr>
        <w:t>molino de arroz blanco</w:t>
      </w:r>
      <w:r w:rsidRPr="002F4960">
        <w:rPr>
          <w:rFonts w:ascii="Arial Narrow" w:hAnsi="Arial Narrow" w:cs="Arial"/>
          <w:sz w:val="24"/>
          <w:szCs w:val="24"/>
          <w:lang w:val="es-HN"/>
        </w:rPr>
        <w:t>)</w:t>
      </w:r>
      <w:r w:rsidR="0012393F" w:rsidRPr="002F4960">
        <w:rPr>
          <w:rFonts w:ascii="Arial Narrow" w:hAnsi="Arial Narrow" w:cs="Arial"/>
          <w:sz w:val="24"/>
          <w:szCs w:val="24"/>
          <w:lang w:val="es-HN"/>
        </w:rPr>
        <w:t xml:space="preserve"> </w:t>
      </w:r>
      <w:r w:rsidR="00313E7D" w:rsidRPr="002F4960">
        <w:rPr>
          <w:rFonts w:ascii="Arial Narrow" w:hAnsi="Arial Narrow" w:cs="Arial"/>
          <w:sz w:val="24"/>
          <w:szCs w:val="24"/>
          <w:lang w:val="es-HN"/>
        </w:rPr>
        <w:t xml:space="preserve">o </w:t>
      </w:r>
      <w:r w:rsidRPr="002F4960">
        <w:rPr>
          <w:rFonts w:ascii="Arial Narrow" w:hAnsi="Arial Narrow" w:cs="Arial"/>
          <w:sz w:val="24"/>
          <w:szCs w:val="24"/>
          <w:lang w:val="es-HN"/>
        </w:rPr>
        <w:t>M</w:t>
      </w:r>
      <w:r w:rsidR="00313E7D" w:rsidRPr="002F4960">
        <w:rPr>
          <w:rFonts w:ascii="Arial Narrow" w:hAnsi="Arial Narrow" w:cs="Arial"/>
          <w:sz w:val="24"/>
          <w:szCs w:val="24"/>
          <w:lang w:val="es-HN"/>
        </w:rPr>
        <w:t>2</w:t>
      </w:r>
      <w:r w:rsidRPr="002F4960">
        <w:rPr>
          <w:rFonts w:ascii="Arial Narrow" w:hAnsi="Arial Narrow" w:cs="Arial"/>
          <w:sz w:val="24"/>
          <w:szCs w:val="24"/>
          <w:lang w:val="es-HN"/>
        </w:rPr>
        <w:t>:</w:t>
      </w:r>
      <w:r w:rsidR="0012393F" w:rsidRPr="002F4960">
        <w:rPr>
          <w:rFonts w:ascii="Arial Narrow" w:hAnsi="Arial Narrow" w:cs="Arial"/>
          <w:sz w:val="24"/>
          <w:szCs w:val="24"/>
          <w:lang w:val="es-HN"/>
        </w:rPr>
        <w:t xml:space="preserve"> </w:t>
      </w:r>
      <w:r w:rsidRPr="002F4960">
        <w:rPr>
          <w:rFonts w:ascii="Arial Narrow" w:hAnsi="Arial Narrow" w:cs="Arial"/>
          <w:sz w:val="24"/>
          <w:szCs w:val="24"/>
          <w:lang w:val="es-HN"/>
        </w:rPr>
        <w:t>(</w:t>
      </w:r>
      <w:r w:rsidR="0012393F" w:rsidRPr="002F4960">
        <w:rPr>
          <w:rFonts w:ascii="Arial Narrow" w:hAnsi="Arial Narrow" w:cs="Arial"/>
          <w:sz w:val="24"/>
          <w:szCs w:val="24"/>
          <w:lang w:val="es-HN"/>
        </w:rPr>
        <w:t>molino de arroz escaldado</w:t>
      </w:r>
      <w:r w:rsidRPr="002F4960">
        <w:rPr>
          <w:rFonts w:ascii="Arial Narrow" w:hAnsi="Arial Narrow" w:cs="Arial"/>
          <w:sz w:val="24"/>
          <w:szCs w:val="24"/>
          <w:lang w:val="es-HN"/>
        </w:rPr>
        <w:t>)</w:t>
      </w:r>
    </w:p>
    <w:p w14:paraId="07C77DA4" w14:textId="77777777" w:rsidR="00313E7D" w:rsidRPr="002F4960" w:rsidRDefault="00313E7D" w:rsidP="002F4960">
      <w:pPr>
        <w:pStyle w:val="Prrafodelista"/>
        <w:numPr>
          <w:ilvl w:val="0"/>
          <w:numId w:val="21"/>
        </w:numPr>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 xml:space="preserve">Lote del producto consta de dos dígitos: ejemplo 01 y se reinicia cada mes. </w:t>
      </w:r>
    </w:p>
    <w:p w14:paraId="0B2BB0F5" w14:textId="77777777" w:rsidR="00313E7D" w:rsidRPr="002F4960" w:rsidRDefault="00313E7D" w:rsidP="002F4960">
      <w:pPr>
        <w:pStyle w:val="Prrafodelista"/>
        <w:numPr>
          <w:ilvl w:val="0"/>
          <w:numId w:val="21"/>
        </w:numPr>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Turno en el que fue elaborado el producto sea A (6:00 a.m. a 6:00 p.m.) y turno B (6:00 p.m.  - 6:00 a.m.).</w:t>
      </w:r>
    </w:p>
    <w:p w14:paraId="7F49B120" w14:textId="4B0535F8" w:rsidR="003676F4" w:rsidRPr="002F4960" w:rsidRDefault="00313E7D" w:rsidP="002F4960">
      <w:pPr>
        <w:pStyle w:val="Prrafodelista"/>
        <w:numPr>
          <w:ilvl w:val="0"/>
          <w:numId w:val="21"/>
        </w:numPr>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Fecha de vencimiento: DD/MM/AA</w:t>
      </w:r>
    </w:p>
    <w:p w14:paraId="27DB148E" w14:textId="77777777" w:rsidR="00313E7D" w:rsidRPr="002F4960" w:rsidRDefault="00313E7D" w:rsidP="002F4960">
      <w:pPr>
        <w:pStyle w:val="Prrafodelista"/>
        <w:numPr>
          <w:ilvl w:val="0"/>
          <w:numId w:val="21"/>
        </w:numPr>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Hora: hora y minutos.</w:t>
      </w:r>
    </w:p>
    <w:p w14:paraId="1AB05E4F" w14:textId="71E88595" w:rsidR="00313E7D" w:rsidRPr="002F4960" w:rsidRDefault="002F4960" w:rsidP="002F4960">
      <w:pPr>
        <w:autoSpaceDE w:val="0"/>
        <w:autoSpaceDN w:val="0"/>
        <w:adjustRightInd w:val="0"/>
        <w:spacing w:after="0" w:line="240" w:lineRule="auto"/>
        <w:jc w:val="both"/>
        <w:rPr>
          <w:rFonts w:ascii="Arial Narrow" w:hAnsi="Arial Narrow" w:cs="Arial"/>
          <w:b/>
          <w:bCs/>
          <w:color w:val="FF0000"/>
          <w:sz w:val="24"/>
          <w:szCs w:val="24"/>
          <w:lang w:val="es-HN"/>
        </w:rPr>
      </w:pPr>
      <w:r w:rsidRPr="002F4960">
        <w:rPr>
          <w:rFonts w:ascii="Arial Narrow" w:hAnsi="Arial Narrow" w:cs="Arial"/>
          <w:b/>
          <w:bCs/>
          <w:noProof/>
          <w:color w:val="FF0000"/>
          <w:sz w:val="24"/>
          <w:szCs w:val="24"/>
          <w:lang w:val="es-HN" w:eastAsia="es-HN"/>
        </w:rPr>
        <w:lastRenderedPageBreak/>
        <w:drawing>
          <wp:anchor distT="0" distB="0" distL="114300" distR="114300" simplePos="0" relativeHeight="251658240" behindDoc="0" locked="0" layoutInCell="1" allowOverlap="1" wp14:anchorId="60590961" wp14:editId="52C36D1E">
            <wp:simplePos x="0" y="0"/>
            <wp:positionH relativeFrom="column">
              <wp:posOffset>1485606</wp:posOffset>
            </wp:positionH>
            <wp:positionV relativeFrom="paragraph">
              <wp:posOffset>142591</wp:posOffset>
            </wp:positionV>
            <wp:extent cx="2777490" cy="470535"/>
            <wp:effectExtent l="0" t="0" r="3810" b="571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10726_111819.jpg"/>
                    <pic:cNvPicPr/>
                  </pic:nvPicPr>
                  <pic:blipFill rotWithShape="1">
                    <a:blip r:embed="rId8" cstate="print">
                      <a:extLst>
                        <a:ext uri="{28A0092B-C50C-407E-A947-70E740481C1C}">
                          <a14:useLocalDpi xmlns:a14="http://schemas.microsoft.com/office/drawing/2010/main" val="0"/>
                        </a:ext>
                      </a:extLst>
                    </a:blip>
                    <a:srcRect l="16999" t="45237" r="16247" b="40621"/>
                    <a:stretch/>
                  </pic:blipFill>
                  <pic:spPr bwMode="auto">
                    <a:xfrm>
                      <a:off x="0" y="0"/>
                      <a:ext cx="2777490" cy="47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675CD7" w14:textId="1C2F2E85" w:rsidR="00313E7D" w:rsidRPr="002F4960" w:rsidRDefault="00B17395" w:rsidP="002F4960">
      <w:pPr>
        <w:autoSpaceDE w:val="0"/>
        <w:autoSpaceDN w:val="0"/>
        <w:adjustRightInd w:val="0"/>
        <w:spacing w:after="0" w:line="240" w:lineRule="auto"/>
        <w:rPr>
          <w:rFonts w:ascii="Arial Narrow" w:hAnsi="Arial Narrow" w:cs="Arial"/>
          <w:b/>
          <w:bCs/>
          <w:color w:val="FF0000"/>
          <w:sz w:val="24"/>
          <w:szCs w:val="24"/>
          <w:lang w:val="es-HN"/>
        </w:rPr>
      </w:pPr>
      <w:r w:rsidRPr="002F4960">
        <w:rPr>
          <w:rFonts w:ascii="Arial Narrow" w:hAnsi="Arial Narrow" w:cs="Arial"/>
          <w:b/>
          <w:bCs/>
          <w:color w:val="FF0000"/>
          <w:sz w:val="24"/>
          <w:szCs w:val="24"/>
          <w:lang w:val="es-HN"/>
        </w:rPr>
        <w:br w:type="textWrapping" w:clear="all"/>
      </w:r>
    </w:p>
    <w:p w14:paraId="26619B9E" w14:textId="4D7DE5DF" w:rsidR="00313E7D" w:rsidRPr="002F4960" w:rsidRDefault="00313E7D" w:rsidP="002F4960">
      <w:pPr>
        <w:autoSpaceDE w:val="0"/>
        <w:autoSpaceDN w:val="0"/>
        <w:adjustRightInd w:val="0"/>
        <w:spacing w:after="0" w:line="240" w:lineRule="auto"/>
        <w:ind w:left="284"/>
        <w:jc w:val="both"/>
        <w:rPr>
          <w:rFonts w:ascii="Arial Narrow" w:hAnsi="Arial Narrow" w:cs="Arial"/>
          <w:bCs/>
          <w:sz w:val="24"/>
          <w:szCs w:val="24"/>
          <w:lang w:val="es-HN"/>
        </w:rPr>
      </w:pPr>
      <w:r w:rsidRPr="002F4960">
        <w:rPr>
          <w:rFonts w:ascii="Arial Narrow" w:hAnsi="Arial Narrow" w:cs="Arial"/>
          <w:bCs/>
          <w:sz w:val="24"/>
          <w:szCs w:val="24"/>
          <w:lang w:val="es-HN"/>
        </w:rPr>
        <w:t>El personal de las áreas de empaque realiza un monitoreo de peso cada arranque y con una frecuencia establecida, se llena el registro en el formato de Monitoreo de Pesos en Quintales y Arrobas (PA-FO-35).</w:t>
      </w:r>
    </w:p>
    <w:p w14:paraId="099BCB60" w14:textId="77777777" w:rsidR="00313E7D" w:rsidRPr="002F4960" w:rsidRDefault="00313E7D" w:rsidP="002F4960">
      <w:pPr>
        <w:autoSpaceDE w:val="0"/>
        <w:autoSpaceDN w:val="0"/>
        <w:adjustRightInd w:val="0"/>
        <w:spacing w:after="0" w:line="240" w:lineRule="auto"/>
        <w:ind w:left="-567"/>
        <w:jc w:val="both"/>
        <w:rPr>
          <w:rFonts w:ascii="Arial Narrow" w:hAnsi="Arial Narrow" w:cs="Arial"/>
          <w:bCs/>
          <w:sz w:val="24"/>
          <w:szCs w:val="24"/>
          <w:lang w:val="es-HN"/>
        </w:rPr>
      </w:pPr>
    </w:p>
    <w:p w14:paraId="38D5E696" w14:textId="6415411B" w:rsidR="00313E7D" w:rsidRPr="002F4960" w:rsidRDefault="00313E7D" w:rsidP="002F4960">
      <w:pPr>
        <w:autoSpaceDE w:val="0"/>
        <w:autoSpaceDN w:val="0"/>
        <w:adjustRightInd w:val="0"/>
        <w:spacing w:after="0" w:line="240" w:lineRule="auto"/>
        <w:ind w:left="284"/>
        <w:jc w:val="both"/>
        <w:rPr>
          <w:rFonts w:ascii="Arial Narrow" w:hAnsi="Arial Narrow" w:cs="Arial"/>
          <w:sz w:val="24"/>
          <w:szCs w:val="24"/>
          <w:lang w:val="es-HN"/>
        </w:rPr>
      </w:pPr>
      <w:r w:rsidRPr="002F4960">
        <w:rPr>
          <w:rFonts w:ascii="Arial Narrow" w:hAnsi="Arial Narrow" w:cs="Arial"/>
          <w:sz w:val="24"/>
          <w:szCs w:val="24"/>
          <w:lang w:val="es-HN"/>
        </w:rPr>
        <w:t>El auditor de Calidad e Inocuidad cada hora realiza una verificación de peso, condiciones de costura y artes del saco, registrando los resultados en formato de Verificación de Peso de Producto Terminado Quintales y Arrobas C</w:t>
      </w:r>
      <w:r w:rsidR="00F97461">
        <w:rPr>
          <w:rFonts w:ascii="Arial Narrow" w:hAnsi="Arial Narrow" w:cs="Arial"/>
          <w:sz w:val="24"/>
          <w:szCs w:val="24"/>
          <w:lang w:val="es-HN"/>
        </w:rPr>
        <w:t>A</w:t>
      </w:r>
      <w:r w:rsidRPr="002F4960">
        <w:rPr>
          <w:rFonts w:ascii="Arial Narrow" w:hAnsi="Arial Narrow" w:cs="Arial"/>
          <w:sz w:val="24"/>
          <w:szCs w:val="24"/>
          <w:lang w:val="es-HN"/>
        </w:rPr>
        <w:t>-FO-</w:t>
      </w:r>
      <w:r w:rsidR="00F97461">
        <w:rPr>
          <w:rFonts w:ascii="Arial Narrow" w:hAnsi="Arial Narrow" w:cs="Arial"/>
          <w:sz w:val="24"/>
          <w:szCs w:val="24"/>
          <w:lang w:val="es-HN"/>
        </w:rPr>
        <w:t>03</w:t>
      </w:r>
      <w:r w:rsidRPr="002F4960">
        <w:rPr>
          <w:rFonts w:ascii="Arial Narrow" w:hAnsi="Arial Narrow" w:cs="Arial"/>
          <w:sz w:val="24"/>
          <w:szCs w:val="24"/>
          <w:lang w:val="es-HN"/>
        </w:rPr>
        <w:t>).</w:t>
      </w:r>
    </w:p>
    <w:p w14:paraId="00FBD1A0" w14:textId="77777777" w:rsidR="00313E7D" w:rsidRPr="002F4960" w:rsidRDefault="00313E7D" w:rsidP="002F4960">
      <w:pPr>
        <w:autoSpaceDE w:val="0"/>
        <w:autoSpaceDN w:val="0"/>
        <w:adjustRightInd w:val="0"/>
        <w:spacing w:after="0" w:line="240" w:lineRule="auto"/>
        <w:ind w:left="-567"/>
        <w:jc w:val="both"/>
        <w:rPr>
          <w:rFonts w:ascii="Arial Narrow" w:hAnsi="Arial Narrow" w:cs="Arial"/>
          <w:sz w:val="24"/>
          <w:szCs w:val="24"/>
          <w:lang w:val="es-HN"/>
        </w:rPr>
      </w:pPr>
    </w:p>
    <w:p w14:paraId="57A5A564" w14:textId="77777777" w:rsidR="00313E7D" w:rsidRPr="002F4960" w:rsidRDefault="00313E7D" w:rsidP="002F4960">
      <w:pPr>
        <w:pStyle w:val="Prrafodelista"/>
        <w:numPr>
          <w:ilvl w:val="0"/>
          <w:numId w:val="24"/>
        </w:numPr>
        <w:autoSpaceDE w:val="0"/>
        <w:autoSpaceDN w:val="0"/>
        <w:adjustRightInd w:val="0"/>
        <w:spacing w:after="0" w:line="240" w:lineRule="auto"/>
        <w:jc w:val="both"/>
        <w:rPr>
          <w:rFonts w:ascii="Arial Narrow" w:hAnsi="Arial Narrow" w:cs="Arial"/>
          <w:b/>
          <w:vanish/>
          <w:sz w:val="24"/>
          <w:szCs w:val="24"/>
          <w:lang w:val="es-HN"/>
        </w:rPr>
      </w:pPr>
    </w:p>
    <w:p w14:paraId="08C6C500" w14:textId="77777777" w:rsidR="00313E7D" w:rsidRPr="002F4960" w:rsidRDefault="00313E7D" w:rsidP="002F4960">
      <w:pPr>
        <w:pStyle w:val="Prrafodelista"/>
        <w:numPr>
          <w:ilvl w:val="0"/>
          <w:numId w:val="24"/>
        </w:numPr>
        <w:autoSpaceDE w:val="0"/>
        <w:autoSpaceDN w:val="0"/>
        <w:adjustRightInd w:val="0"/>
        <w:spacing w:after="0" w:line="240" w:lineRule="auto"/>
        <w:jc w:val="both"/>
        <w:rPr>
          <w:rFonts w:ascii="Arial Narrow" w:hAnsi="Arial Narrow" w:cs="Arial"/>
          <w:b/>
          <w:vanish/>
          <w:sz w:val="24"/>
          <w:szCs w:val="24"/>
          <w:lang w:val="es-HN"/>
        </w:rPr>
      </w:pPr>
    </w:p>
    <w:p w14:paraId="4C803D82" w14:textId="77777777" w:rsidR="00313E7D" w:rsidRPr="002F4960" w:rsidRDefault="00313E7D" w:rsidP="002F4960">
      <w:pPr>
        <w:pStyle w:val="Prrafodelista"/>
        <w:numPr>
          <w:ilvl w:val="0"/>
          <w:numId w:val="24"/>
        </w:numPr>
        <w:autoSpaceDE w:val="0"/>
        <w:autoSpaceDN w:val="0"/>
        <w:adjustRightInd w:val="0"/>
        <w:spacing w:after="0" w:line="240" w:lineRule="auto"/>
        <w:jc w:val="both"/>
        <w:rPr>
          <w:rFonts w:ascii="Arial Narrow" w:hAnsi="Arial Narrow" w:cs="Arial"/>
          <w:b/>
          <w:vanish/>
          <w:sz w:val="24"/>
          <w:szCs w:val="24"/>
          <w:lang w:val="es-HN"/>
        </w:rPr>
      </w:pPr>
    </w:p>
    <w:p w14:paraId="6EC47A04" w14:textId="77777777" w:rsidR="00313E7D" w:rsidRPr="002F4960" w:rsidRDefault="00313E7D" w:rsidP="002F4960">
      <w:pPr>
        <w:pStyle w:val="Prrafodelista"/>
        <w:numPr>
          <w:ilvl w:val="0"/>
          <w:numId w:val="24"/>
        </w:numPr>
        <w:autoSpaceDE w:val="0"/>
        <w:autoSpaceDN w:val="0"/>
        <w:adjustRightInd w:val="0"/>
        <w:spacing w:after="0" w:line="240" w:lineRule="auto"/>
        <w:jc w:val="both"/>
        <w:rPr>
          <w:rFonts w:ascii="Arial Narrow" w:hAnsi="Arial Narrow" w:cs="Arial"/>
          <w:b/>
          <w:vanish/>
          <w:sz w:val="24"/>
          <w:szCs w:val="24"/>
          <w:lang w:val="es-HN"/>
        </w:rPr>
      </w:pPr>
    </w:p>
    <w:p w14:paraId="0289EAD6" w14:textId="77777777" w:rsidR="00313E7D" w:rsidRPr="002F4960" w:rsidRDefault="00313E7D" w:rsidP="002F4960">
      <w:pPr>
        <w:pStyle w:val="Prrafodelista"/>
        <w:numPr>
          <w:ilvl w:val="0"/>
          <w:numId w:val="24"/>
        </w:numPr>
        <w:autoSpaceDE w:val="0"/>
        <w:autoSpaceDN w:val="0"/>
        <w:adjustRightInd w:val="0"/>
        <w:spacing w:after="0" w:line="240" w:lineRule="auto"/>
        <w:jc w:val="both"/>
        <w:rPr>
          <w:rFonts w:ascii="Arial Narrow" w:hAnsi="Arial Narrow" w:cs="Arial"/>
          <w:b/>
          <w:vanish/>
          <w:sz w:val="24"/>
          <w:szCs w:val="24"/>
          <w:lang w:val="es-HN"/>
        </w:rPr>
      </w:pPr>
    </w:p>
    <w:p w14:paraId="0002BF21" w14:textId="77777777" w:rsidR="00313E7D" w:rsidRPr="002F4960" w:rsidRDefault="00313E7D" w:rsidP="002F4960">
      <w:pPr>
        <w:pStyle w:val="Prrafodelista"/>
        <w:numPr>
          <w:ilvl w:val="0"/>
          <w:numId w:val="24"/>
        </w:numPr>
        <w:autoSpaceDE w:val="0"/>
        <w:autoSpaceDN w:val="0"/>
        <w:adjustRightInd w:val="0"/>
        <w:spacing w:after="0" w:line="240" w:lineRule="auto"/>
        <w:jc w:val="both"/>
        <w:rPr>
          <w:rFonts w:ascii="Arial Narrow" w:hAnsi="Arial Narrow" w:cs="Arial"/>
          <w:b/>
          <w:vanish/>
          <w:sz w:val="24"/>
          <w:szCs w:val="24"/>
          <w:lang w:val="es-HN"/>
        </w:rPr>
      </w:pPr>
    </w:p>
    <w:p w14:paraId="046B0EFD" w14:textId="77777777" w:rsidR="00313E7D" w:rsidRPr="002F4960" w:rsidRDefault="00313E7D" w:rsidP="002F4960">
      <w:pPr>
        <w:pStyle w:val="Prrafodelista"/>
        <w:numPr>
          <w:ilvl w:val="1"/>
          <w:numId w:val="24"/>
        </w:numPr>
        <w:autoSpaceDE w:val="0"/>
        <w:autoSpaceDN w:val="0"/>
        <w:adjustRightInd w:val="0"/>
        <w:spacing w:after="0" w:line="240" w:lineRule="auto"/>
        <w:jc w:val="both"/>
        <w:rPr>
          <w:rFonts w:ascii="Arial Narrow" w:hAnsi="Arial Narrow" w:cs="Arial"/>
          <w:b/>
          <w:vanish/>
          <w:sz w:val="24"/>
          <w:szCs w:val="24"/>
          <w:lang w:val="es-HN"/>
        </w:rPr>
      </w:pPr>
    </w:p>
    <w:p w14:paraId="1A2ABAA7" w14:textId="77777777" w:rsidR="00313E7D" w:rsidRPr="002F4960" w:rsidRDefault="00313E7D" w:rsidP="002F4960">
      <w:pPr>
        <w:pStyle w:val="Prrafodelista"/>
        <w:numPr>
          <w:ilvl w:val="2"/>
          <w:numId w:val="24"/>
        </w:numPr>
        <w:autoSpaceDE w:val="0"/>
        <w:autoSpaceDN w:val="0"/>
        <w:adjustRightInd w:val="0"/>
        <w:spacing w:after="0" w:line="240" w:lineRule="auto"/>
        <w:jc w:val="both"/>
        <w:rPr>
          <w:rFonts w:ascii="Arial Narrow" w:hAnsi="Arial Narrow" w:cs="Arial"/>
          <w:b/>
          <w:vanish/>
          <w:sz w:val="24"/>
          <w:szCs w:val="24"/>
          <w:lang w:val="es-HN"/>
        </w:rPr>
      </w:pPr>
    </w:p>
    <w:p w14:paraId="74474AEF" w14:textId="77777777" w:rsidR="00313E7D" w:rsidRPr="002F4960" w:rsidRDefault="00313E7D" w:rsidP="002F4960">
      <w:pPr>
        <w:pStyle w:val="Prrafodelista"/>
        <w:numPr>
          <w:ilvl w:val="2"/>
          <w:numId w:val="24"/>
        </w:numPr>
        <w:autoSpaceDE w:val="0"/>
        <w:autoSpaceDN w:val="0"/>
        <w:adjustRightInd w:val="0"/>
        <w:spacing w:after="0" w:line="240" w:lineRule="auto"/>
        <w:jc w:val="both"/>
        <w:rPr>
          <w:rFonts w:ascii="Arial Narrow" w:hAnsi="Arial Narrow" w:cs="Arial"/>
          <w:b/>
          <w:vanish/>
          <w:sz w:val="24"/>
          <w:szCs w:val="24"/>
          <w:lang w:val="es-HN"/>
        </w:rPr>
      </w:pPr>
    </w:p>
    <w:p w14:paraId="6E129F35" w14:textId="77777777" w:rsidR="00313E7D" w:rsidRPr="002F4960" w:rsidRDefault="00313E7D" w:rsidP="002F4960">
      <w:pPr>
        <w:pStyle w:val="Prrafodelista"/>
        <w:numPr>
          <w:ilvl w:val="2"/>
          <w:numId w:val="24"/>
        </w:numPr>
        <w:autoSpaceDE w:val="0"/>
        <w:autoSpaceDN w:val="0"/>
        <w:adjustRightInd w:val="0"/>
        <w:spacing w:after="0" w:line="240" w:lineRule="auto"/>
        <w:jc w:val="both"/>
        <w:rPr>
          <w:rFonts w:ascii="Arial Narrow" w:hAnsi="Arial Narrow" w:cs="Arial"/>
          <w:b/>
          <w:vanish/>
          <w:sz w:val="24"/>
          <w:szCs w:val="24"/>
          <w:lang w:val="es-HN"/>
        </w:rPr>
      </w:pPr>
    </w:p>
    <w:p w14:paraId="3DC91A1D" w14:textId="77777777" w:rsidR="00B17395" w:rsidRPr="002F4960" w:rsidRDefault="00313E7D" w:rsidP="002F4960">
      <w:pPr>
        <w:pStyle w:val="Prrafodelista"/>
        <w:autoSpaceDE w:val="0"/>
        <w:autoSpaceDN w:val="0"/>
        <w:adjustRightInd w:val="0"/>
        <w:spacing w:after="0" w:line="240" w:lineRule="auto"/>
        <w:ind w:left="284"/>
        <w:jc w:val="both"/>
        <w:rPr>
          <w:rFonts w:ascii="Arial Narrow" w:hAnsi="Arial Narrow" w:cs="Arial"/>
          <w:b/>
          <w:sz w:val="24"/>
          <w:szCs w:val="24"/>
          <w:lang w:val="es-HN"/>
        </w:rPr>
      </w:pPr>
      <w:r w:rsidRPr="002F4960">
        <w:rPr>
          <w:rFonts w:ascii="Arial Narrow" w:hAnsi="Arial Narrow" w:cs="Arial"/>
          <w:b/>
          <w:sz w:val="24"/>
          <w:szCs w:val="24"/>
          <w:lang w:val="es-HN"/>
        </w:rPr>
        <w:t xml:space="preserve">Presentación Paquetería </w:t>
      </w:r>
    </w:p>
    <w:p w14:paraId="0F4F729D" w14:textId="77777777" w:rsidR="00600CFE" w:rsidRPr="002F4960" w:rsidRDefault="00313E7D" w:rsidP="002F4960">
      <w:pPr>
        <w:pStyle w:val="Prrafodelista"/>
        <w:autoSpaceDE w:val="0"/>
        <w:autoSpaceDN w:val="0"/>
        <w:adjustRightInd w:val="0"/>
        <w:spacing w:after="0" w:line="240" w:lineRule="auto"/>
        <w:ind w:left="284"/>
        <w:jc w:val="both"/>
        <w:rPr>
          <w:rFonts w:ascii="Arial Narrow" w:hAnsi="Arial Narrow" w:cs="Arial"/>
          <w:sz w:val="24"/>
          <w:szCs w:val="24"/>
          <w:lang w:val="es-HN"/>
        </w:rPr>
      </w:pPr>
      <w:r w:rsidRPr="002F4960">
        <w:rPr>
          <w:rFonts w:ascii="Arial Narrow" w:hAnsi="Arial Narrow" w:cs="Arial"/>
          <w:sz w:val="24"/>
          <w:szCs w:val="24"/>
          <w:lang w:val="es-HN"/>
        </w:rPr>
        <w:t>El Operador de Producción revisa el formato Control de Lotificación (PA-FO-28) verificando el correlativo del lote según la presentación correspondiente a producir. Se registra la cantidad de producto empacado, calidad, lote, presentación del producto, molino, numero de línea, numero de envasadora, tipo de arroz, hora de inicio y hora final en el formato de Reporte de Producción de Paquetería (PA-FO-02)</w:t>
      </w:r>
    </w:p>
    <w:p w14:paraId="76EB738F" w14:textId="77777777" w:rsidR="00600CFE" w:rsidRPr="002F4960" w:rsidRDefault="00313E7D" w:rsidP="002F4960">
      <w:pPr>
        <w:pStyle w:val="Prrafodelista"/>
        <w:autoSpaceDE w:val="0"/>
        <w:autoSpaceDN w:val="0"/>
        <w:adjustRightInd w:val="0"/>
        <w:spacing w:after="0" w:line="240" w:lineRule="auto"/>
        <w:ind w:left="284"/>
        <w:jc w:val="both"/>
        <w:rPr>
          <w:rFonts w:ascii="Arial Narrow" w:hAnsi="Arial Narrow" w:cs="Arial"/>
          <w:sz w:val="24"/>
          <w:szCs w:val="24"/>
          <w:lang w:val="es-HN"/>
        </w:rPr>
      </w:pPr>
      <w:r w:rsidRPr="002F4960">
        <w:rPr>
          <w:rFonts w:ascii="Arial Narrow" w:hAnsi="Arial Narrow" w:cs="Arial"/>
          <w:sz w:val="24"/>
          <w:szCs w:val="24"/>
          <w:lang w:val="es-HN"/>
        </w:rPr>
        <w:t>De acuerdo con el número de Orden de Producción (PA-FO-29) se procede a empacar el producto.</w:t>
      </w:r>
    </w:p>
    <w:p w14:paraId="357C4910" w14:textId="434AB93B" w:rsidR="00313E7D" w:rsidRPr="002F4960" w:rsidRDefault="00313E7D" w:rsidP="002F4960">
      <w:pPr>
        <w:pStyle w:val="Prrafodelista"/>
        <w:autoSpaceDE w:val="0"/>
        <w:autoSpaceDN w:val="0"/>
        <w:adjustRightInd w:val="0"/>
        <w:spacing w:after="0" w:line="240" w:lineRule="auto"/>
        <w:ind w:left="284"/>
        <w:jc w:val="both"/>
        <w:rPr>
          <w:rFonts w:ascii="Arial Narrow" w:hAnsi="Arial Narrow" w:cs="Arial"/>
          <w:b/>
          <w:sz w:val="24"/>
          <w:szCs w:val="24"/>
          <w:lang w:val="es-HN"/>
        </w:rPr>
      </w:pPr>
      <w:r w:rsidRPr="002F4960">
        <w:rPr>
          <w:rFonts w:ascii="Arial Narrow" w:hAnsi="Arial Narrow" w:cs="Arial"/>
          <w:sz w:val="24"/>
          <w:szCs w:val="24"/>
          <w:lang w:val="es-HN"/>
        </w:rPr>
        <w:t xml:space="preserve">Al final del turno se registra la cantidad total producida por presentación, numero de orden de produccion, dia y turno en el Registro de </w:t>
      </w:r>
      <w:r w:rsidR="00953040" w:rsidRPr="002F4960">
        <w:rPr>
          <w:rFonts w:ascii="Arial Narrow" w:hAnsi="Arial Narrow" w:cs="Arial"/>
          <w:sz w:val="24"/>
          <w:szCs w:val="24"/>
          <w:lang w:val="es-HN"/>
        </w:rPr>
        <w:t>producción</w:t>
      </w:r>
      <w:r w:rsidRPr="002F4960">
        <w:rPr>
          <w:rFonts w:ascii="Arial Narrow" w:hAnsi="Arial Narrow" w:cs="Arial"/>
          <w:sz w:val="24"/>
          <w:szCs w:val="24"/>
          <w:lang w:val="es-HN"/>
        </w:rPr>
        <w:t xml:space="preserve"> diario PA-FO-31.</w:t>
      </w:r>
    </w:p>
    <w:p w14:paraId="7C0BC6AC" w14:textId="77777777" w:rsidR="00313E7D" w:rsidRPr="002F4960" w:rsidRDefault="00313E7D" w:rsidP="002F4960">
      <w:pPr>
        <w:autoSpaceDE w:val="0"/>
        <w:autoSpaceDN w:val="0"/>
        <w:adjustRightInd w:val="0"/>
        <w:spacing w:after="0" w:line="240" w:lineRule="auto"/>
        <w:ind w:left="284" w:right="-518"/>
        <w:jc w:val="both"/>
        <w:rPr>
          <w:rFonts w:ascii="Arial Narrow" w:hAnsi="Arial Narrow" w:cs="Arial"/>
          <w:sz w:val="24"/>
          <w:szCs w:val="24"/>
          <w:lang w:val="es-HN"/>
        </w:rPr>
      </w:pPr>
      <w:r w:rsidRPr="002F4960">
        <w:rPr>
          <w:rFonts w:ascii="Arial Narrow" w:hAnsi="Arial Narrow" w:cs="Arial"/>
          <w:sz w:val="24"/>
          <w:szCs w:val="24"/>
          <w:lang w:val="es-HN"/>
        </w:rPr>
        <w:t>La identificación de producto de paquetería:</w:t>
      </w:r>
    </w:p>
    <w:p w14:paraId="6AD1A8D9" w14:textId="77777777" w:rsidR="00313E7D" w:rsidRPr="002F4960" w:rsidRDefault="00313E7D" w:rsidP="002F4960">
      <w:pPr>
        <w:autoSpaceDE w:val="0"/>
        <w:autoSpaceDN w:val="0"/>
        <w:adjustRightInd w:val="0"/>
        <w:spacing w:after="0" w:line="240" w:lineRule="auto"/>
        <w:ind w:left="-567" w:right="-518"/>
        <w:jc w:val="both"/>
        <w:rPr>
          <w:rFonts w:ascii="Arial Narrow" w:hAnsi="Arial Narrow" w:cs="Arial"/>
          <w:sz w:val="24"/>
          <w:szCs w:val="24"/>
          <w:lang w:val="es-HN"/>
        </w:rPr>
      </w:pPr>
      <w:r w:rsidRPr="002F4960">
        <w:rPr>
          <w:rFonts w:ascii="Arial Narrow" w:hAnsi="Arial Narrow" w:cs="Arial"/>
          <w:sz w:val="24"/>
          <w:szCs w:val="24"/>
          <w:lang w:val="es-HN"/>
        </w:rPr>
        <w:t xml:space="preserve"> </w:t>
      </w:r>
    </w:p>
    <w:p w14:paraId="08476A1F" w14:textId="27A95C67" w:rsidR="00313E7D" w:rsidRPr="002F4960" w:rsidRDefault="00313E7D" w:rsidP="002F4960">
      <w:pPr>
        <w:pStyle w:val="Prrafodelista"/>
        <w:numPr>
          <w:ilvl w:val="0"/>
          <w:numId w:val="21"/>
        </w:numPr>
        <w:autoSpaceDE w:val="0"/>
        <w:autoSpaceDN w:val="0"/>
        <w:adjustRightInd w:val="0"/>
        <w:spacing w:after="0" w:line="240" w:lineRule="auto"/>
        <w:ind w:left="709"/>
        <w:jc w:val="both"/>
        <w:rPr>
          <w:rFonts w:ascii="Arial Narrow" w:hAnsi="Arial Narrow" w:cs="Arial"/>
          <w:sz w:val="24"/>
          <w:szCs w:val="24"/>
          <w:lang w:val="es-HN"/>
        </w:rPr>
      </w:pPr>
      <w:r w:rsidRPr="002F4960">
        <w:rPr>
          <w:rFonts w:ascii="Arial Narrow" w:hAnsi="Arial Narrow" w:cs="Arial"/>
          <w:sz w:val="24"/>
          <w:szCs w:val="24"/>
          <w:lang w:val="es-HN"/>
        </w:rPr>
        <w:t>P</w:t>
      </w:r>
      <w:r w:rsidR="003676F4" w:rsidRPr="002F4960">
        <w:rPr>
          <w:rFonts w:ascii="Arial Narrow" w:hAnsi="Arial Narrow" w:cs="Arial"/>
          <w:sz w:val="24"/>
          <w:szCs w:val="24"/>
          <w:lang w:val="es-HN"/>
        </w:rPr>
        <w:t>A; p</w:t>
      </w:r>
      <w:r w:rsidRPr="002F4960">
        <w:rPr>
          <w:rFonts w:ascii="Arial Narrow" w:hAnsi="Arial Narrow" w:cs="Arial"/>
          <w:sz w:val="24"/>
          <w:szCs w:val="24"/>
          <w:lang w:val="es-HN"/>
        </w:rPr>
        <w:t>lanta de Arroz</w:t>
      </w:r>
    </w:p>
    <w:p w14:paraId="36BEE048" w14:textId="58167D0A" w:rsidR="00313E7D" w:rsidRPr="002F4960" w:rsidRDefault="00953040" w:rsidP="002F4960">
      <w:pPr>
        <w:pStyle w:val="Prrafodelista"/>
        <w:numPr>
          <w:ilvl w:val="0"/>
          <w:numId w:val="21"/>
        </w:numPr>
        <w:autoSpaceDE w:val="0"/>
        <w:autoSpaceDN w:val="0"/>
        <w:adjustRightInd w:val="0"/>
        <w:spacing w:after="0" w:line="240" w:lineRule="auto"/>
        <w:ind w:left="709"/>
        <w:jc w:val="both"/>
        <w:rPr>
          <w:rFonts w:ascii="Arial Narrow" w:hAnsi="Arial Narrow" w:cs="Arial"/>
          <w:sz w:val="24"/>
          <w:szCs w:val="24"/>
          <w:lang w:val="es-HN"/>
        </w:rPr>
      </w:pPr>
      <w:r w:rsidRPr="002F4960">
        <w:rPr>
          <w:rFonts w:ascii="Arial Narrow" w:hAnsi="Arial Narrow" w:cs="Arial"/>
          <w:sz w:val="24"/>
          <w:szCs w:val="24"/>
          <w:lang w:val="es-HN"/>
        </w:rPr>
        <w:t>Línea</w:t>
      </w:r>
      <w:r w:rsidR="00313E7D" w:rsidRPr="002F4960">
        <w:rPr>
          <w:rFonts w:ascii="Arial Narrow" w:hAnsi="Arial Narrow" w:cs="Arial"/>
          <w:sz w:val="24"/>
          <w:szCs w:val="24"/>
          <w:lang w:val="es-HN"/>
        </w:rPr>
        <w:t xml:space="preserve"> de </w:t>
      </w:r>
      <w:r w:rsidRPr="002F4960">
        <w:rPr>
          <w:rFonts w:ascii="Arial Narrow" w:hAnsi="Arial Narrow" w:cs="Arial"/>
          <w:sz w:val="24"/>
          <w:szCs w:val="24"/>
          <w:lang w:val="es-HN"/>
        </w:rPr>
        <w:t>producción</w:t>
      </w:r>
      <w:r w:rsidR="00313E7D" w:rsidRPr="002F4960">
        <w:rPr>
          <w:rFonts w:ascii="Arial Narrow" w:hAnsi="Arial Narrow" w:cs="Arial"/>
          <w:sz w:val="24"/>
          <w:szCs w:val="24"/>
          <w:lang w:val="es-HN"/>
        </w:rPr>
        <w:t xml:space="preserve">: </w:t>
      </w:r>
      <w:r w:rsidR="002D1920" w:rsidRPr="002F4960">
        <w:rPr>
          <w:rFonts w:ascii="Arial Narrow" w:hAnsi="Arial Narrow" w:cs="Arial"/>
          <w:sz w:val="24"/>
          <w:szCs w:val="24"/>
          <w:lang w:val="es-HN"/>
        </w:rPr>
        <w:t>01, 02 y 03</w:t>
      </w:r>
    </w:p>
    <w:p w14:paraId="53AF0CC3" w14:textId="77777777" w:rsidR="00313E7D" w:rsidRPr="002F4960" w:rsidRDefault="00313E7D" w:rsidP="002F4960">
      <w:pPr>
        <w:pStyle w:val="Prrafodelista"/>
        <w:numPr>
          <w:ilvl w:val="0"/>
          <w:numId w:val="21"/>
        </w:numPr>
        <w:autoSpaceDE w:val="0"/>
        <w:autoSpaceDN w:val="0"/>
        <w:adjustRightInd w:val="0"/>
        <w:spacing w:after="0" w:line="240" w:lineRule="auto"/>
        <w:ind w:left="709"/>
        <w:jc w:val="both"/>
        <w:rPr>
          <w:rFonts w:ascii="Arial Narrow" w:hAnsi="Arial Narrow" w:cs="Arial"/>
          <w:sz w:val="24"/>
          <w:szCs w:val="24"/>
          <w:lang w:val="es-HN"/>
        </w:rPr>
      </w:pPr>
      <w:r w:rsidRPr="002F4960">
        <w:rPr>
          <w:rFonts w:ascii="Arial Narrow" w:hAnsi="Arial Narrow" w:cs="Arial"/>
          <w:sz w:val="24"/>
          <w:szCs w:val="24"/>
          <w:lang w:val="es-HN"/>
        </w:rPr>
        <w:t>Numero de envasadora: ejemplo 02 o 01.</w:t>
      </w:r>
    </w:p>
    <w:p w14:paraId="7D89702D" w14:textId="77777777" w:rsidR="00313E7D" w:rsidRPr="002F4960" w:rsidRDefault="00313E7D" w:rsidP="002F4960">
      <w:pPr>
        <w:pStyle w:val="Prrafodelista"/>
        <w:numPr>
          <w:ilvl w:val="0"/>
          <w:numId w:val="21"/>
        </w:numPr>
        <w:autoSpaceDE w:val="0"/>
        <w:autoSpaceDN w:val="0"/>
        <w:adjustRightInd w:val="0"/>
        <w:spacing w:after="0" w:line="240" w:lineRule="auto"/>
        <w:ind w:left="709"/>
        <w:jc w:val="both"/>
        <w:rPr>
          <w:rFonts w:ascii="Arial Narrow" w:hAnsi="Arial Narrow" w:cs="Arial"/>
          <w:sz w:val="24"/>
          <w:szCs w:val="24"/>
          <w:lang w:val="es-HN"/>
        </w:rPr>
      </w:pPr>
      <w:r w:rsidRPr="002F4960">
        <w:rPr>
          <w:rFonts w:ascii="Arial Narrow" w:hAnsi="Arial Narrow" w:cs="Arial"/>
          <w:sz w:val="24"/>
          <w:szCs w:val="24"/>
          <w:lang w:val="es-HN"/>
        </w:rPr>
        <w:t>Lote del producto consta de dos dígitos: ejemplo 01 y se reinicia cada mes.</w:t>
      </w:r>
    </w:p>
    <w:p w14:paraId="39384FA0" w14:textId="409991FB" w:rsidR="00600CFE" w:rsidRPr="002F4960" w:rsidRDefault="00313E7D" w:rsidP="002F4960">
      <w:pPr>
        <w:pStyle w:val="Prrafodelista"/>
        <w:numPr>
          <w:ilvl w:val="0"/>
          <w:numId w:val="21"/>
        </w:numPr>
        <w:autoSpaceDE w:val="0"/>
        <w:autoSpaceDN w:val="0"/>
        <w:adjustRightInd w:val="0"/>
        <w:spacing w:after="0" w:line="240" w:lineRule="auto"/>
        <w:ind w:left="709"/>
        <w:jc w:val="both"/>
        <w:rPr>
          <w:rFonts w:ascii="Arial Narrow" w:hAnsi="Arial Narrow" w:cs="Arial"/>
          <w:sz w:val="24"/>
          <w:szCs w:val="24"/>
          <w:lang w:val="es-HN"/>
        </w:rPr>
      </w:pPr>
      <w:r w:rsidRPr="002F4960">
        <w:rPr>
          <w:rFonts w:ascii="Arial Narrow" w:hAnsi="Arial Narrow" w:cs="Arial"/>
          <w:sz w:val="24"/>
          <w:szCs w:val="24"/>
          <w:lang w:val="es-HN"/>
        </w:rPr>
        <w:t xml:space="preserve">Turno de </w:t>
      </w:r>
      <w:r w:rsidR="00953040" w:rsidRPr="002F4960">
        <w:rPr>
          <w:rFonts w:ascii="Arial Narrow" w:hAnsi="Arial Narrow" w:cs="Arial"/>
          <w:sz w:val="24"/>
          <w:szCs w:val="24"/>
          <w:lang w:val="es-HN"/>
        </w:rPr>
        <w:t>producción</w:t>
      </w:r>
      <w:r w:rsidRPr="002F4960">
        <w:rPr>
          <w:rFonts w:ascii="Arial Narrow" w:hAnsi="Arial Narrow" w:cs="Arial"/>
          <w:sz w:val="24"/>
          <w:szCs w:val="24"/>
          <w:lang w:val="es-HN"/>
        </w:rPr>
        <w:t xml:space="preserve">: ejemplo: TA </w:t>
      </w:r>
      <w:r w:rsidR="002D1920" w:rsidRPr="002F4960">
        <w:rPr>
          <w:rFonts w:ascii="Arial Narrow" w:hAnsi="Arial Narrow" w:cs="Arial"/>
          <w:sz w:val="24"/>
          <w:szCs w:val="24"/>
          <w:lang w:val="es-HN"/>
        </w:rPr>
        <w:t xml:space="preserve">de 6 a 6 </w:t>
      </w:r>
      <w:r w:rsidRPr="002F4960">
        <w:rPr>
          <w:rFonts w:ascii="Arial Narrow" w:hAnsi="Arial Narrow" w:cs="Arial"/>
          <w:sz w:val="24"/>
          <w:szCs w:val="24"/>
          <w:lang w:val="es-HN"/>
        </w:rPr>
        <w:t xml:space="preserve">si es de </w:t>
      </w:r>
      <w:r w:rsidR="00953040" w:rsidRPr="002F4960">
        <w:rPr>
          <w:rFonts w:ascii="Arial Narrow" w:hAnsi="Arial Narrow" w:cs="Arial"/>
          <w:sz w:val="24"/>
          <w:szCs w:val="24"/>
          <w:lang w:val="es-HN"/>
        </w:rPr>
        <w:t>día</w:t>
      </w:r>
      <w:r w:rsidRPr="002F4960">
        <w:rPr>
          <w:rFonts w:ascii="Arial Narrow" w:hAnsi="Arial Narrow" w:cs="Arial"/>
          <w:sz w:val="24"/>
          <w:szCs w:val="24"/>
          <w:lang w:val="es-HN"/>
        </w:rPr>
        <w:t xml:space="preserve"> y TB si es de noche.</w:t>
      </w:r>
    </w:p>
    <w:p w14:paraId="6B1755E3" w14:textId="77777777" w:rsidR="003676F4" w:rsidRPr="002F4960" w:rsidRDefault="003676F4" w:rsidP="002F4960">
      <w:pPr>
        <w:pStyle w:val="Prrafodelista"/>
        <w:numPr>
          <w:ilvl w:val="0"/>
          <w:numId w:val="21"/>
        </w:numPr>
        <w:autoSpaceDE w:val="0"/>
        <w:autoSpaceDN w:val="0"/>
        <w:adjustRightInd w:val="0"/>
        <w:spacing w:after="0" w:line="240" w:lineRule="auto"/>
        <w:ind w:left="851"/>
        <w:jc w:val="both"/>
        <w:rPr>
          <w:rFonts w:ascii="Arial Narrow" w:hAnsi="Arial Narrow" w:cs="Arial"/>
          <w:sz w:val="24"/>
          <w:szCs w:val="24"/>
          <w:lang w:val="es-HN"/>
        </w:rPr>
      </w:pPr>
      <w:r w:rsidRPr="002F4960">
        <w:rPr>
          <w:rFonts w:ascii="Arial Narrow" w:hAnsi="Arial Narrow" w:cs="Arial"/>
          <w:sz w:val="24"/>
          <w:szCs w:val="24"/>
          <w:lang w:val="es-HN"/>
        </w:rPr>
        <w:t>Fecha de vencimiento: DD/MM/AA</w:t>
      </w:r>
    </w:p>
    <w:p w14:paraId="4BBA58CB" w14:textId="15D886DC" w:rsidR="00313E7D" w:rsidRPr="002F4960" w:rsidRDefault="00313E7D" w:rsidP="002F4960">
      <w:pPr>
        <w:pStyle w:val="Prrafodelista"/>
        <w:numPr>
          <w:ilvl w:val="0"/>
          <w:numId w:val="21"/>
        </w:numPr>
        <w:autoSpaceDE w:val="0"/>
        <w:autoSpaceDN w:val="0"/>
        <w:adjustRightInd w:val="0"/>
        <w:spacing w:after="0" w:line="240" w:lineRule="auto"/>
        <w:ind w:left="709"/>
        <w:jc w:val="both"/>
        <w:rPr>
          <w:rFonts w:ascii="Arial Narrow" w:hAnsi="Arial Narrow" w:cs="Arial"/>
          <w:sz w:val="24"/>
          <w:szCs w:val="24"/>
          <w:lang w:val="es-HN"/>
        </w:rPr>
      </w:pPr>
      <w:r w:rsidRPr="002F4960">
        <w:rPr>
          <w:rFonts w:ascii="Arial Narrow" w:hAnsi="Arial Narrow" w:cs="Arial"/>
          <w:sz w:val="24"/>
          <w:szCs w:val="24"/>
          <w:lang w:val="es-HN"/>
        </w:rPr>
        <w:t xml:space="preserve">Hora de </w:t>
      </w:r>
      <w:r w:rsidR="00953040" w:rsidRPr="002F4960">
        <w:rPr>
          <w:rFonts w:ascii="Arial Narrow" w:hAnsi="Arial Narrow" w:cs="Arial"/>
          <w:sz w:val="24"/>
          <w:szCs w:val="24"/>
          <w:lang w:val="es-HN"/>
        </w:rPr>
        <w:t>producción</w:t>
      </w:r>
      <w:r w:rsidRPr="002F4960">
        <w:rPr>
          <w:rFonts w:ascii="Arial Narrow" w:hAnsi="Arial Narrow" w:cs="Arial"/>
          <w:sz w:val="24"/>
          <w:szCs w:val="24"/>
          <w:lang w:val="es-HN"/>
        </w:rPr>
        <w:t xml:space="preserve">. </w:t>
      </w:r>
    </w:p>
    <w:p w14:paraId="46ED5410" w14:textId="1D9C0E5B" w:rsidR="00313E7D" w:rsidRPr="002F4960" w:rsidRDefault="00313E7D" w:rsidP="002F4960">
      <w:pPr>
        <w:pStyle w:val="Prrafodelista"/>
        <w:autoSpaceDE w:val="0"/>
        <w:autoSpaceDN w:val="0"/>
        <w:adjustRightInd w:val="0"/>
        <w:spacing w:after="0" w:line="240" w:lineRule="auto"/>
        <w:ind w:left="0" w:right="-518"/>
        <w:jc w:val="both"/>
        <w:rPr>
          <w:rFonts w:ascii="Arial Narrow" w:hAnsi="Arial Narrow" w:cs="Arial"/>
          <w:sz w:val="24"/>
          <w:szCs w:val="24"/>
          <w:lang w:val="es-HN"/>
        </w:rPr>
      </w:pPr>
    </w:p>
    <w:p w14:paraId="38FC9C5C" w14:textId="06DF784D" w:rsidR="00313E7D" w:rsidRPr="002F4960" w:rsidRDefault="002A77F9" w:rsidP="002F4960">
      <w:pPr>
        <w:pStyle w:val="Prrafodelista"/>
        <w:autoSpaceDE w:val="0"/>
        <w:autoSpaceDN w:val="0"/>
        <w:adjustRightInd w:val="0"/>
        <w:spacing w:after="0" w:line="240" w:lineRule="auto"/>
        <w:ind w:left="-426" w:right="-518"/>
        <w:rPr>
          <w:rFonts w:ascii="Arial Narrow" w:hAnsi="Arial Narrow" w:cs="Arial"/>
          <w:sz w:val="24"/>
          <w:szCs w:val="24"/>
          <w:lang w:val="es-HN"/>
        </w:rPr>
      </w:pPr>
      <w:r w:rsidRPr="002F4960">
        <w:rPr>
          <w:rFonts w:ascii="Arial Narrow" w:hAnsi="Arial Narrow" w:cs="Arial"/>
          <w:noProof/>
          <w:sz w:val="24"/>
          <w:szCs w:val="24"/>
          <w:lang w:val="es-HN" w:eastAsia="es-HN"/>
        </w:rPr>
        <w:drawing>
          <wp:anchor distT="0" distB="0" distL="114300" distR="114300" simplePos="0" relativeHeight="251659264" behindDoc="0" locked="0" layoutInCell="1" allowOverlap="1" wp14:anchorId="21DF43C9" wp14:editId="4B2B0D32">
            <wp:simplePos x="0" y="0"/>
            <wp:positionH relativeFrom="column">
              <wp:posOffset>1072515</wp:posOffset>
            </wp:positionH>
            <wp:positionV relativeFrom="paragraph">
              <wp:posOffset>1270</wp:posOffset>
            </wp:positionV>
            <wp:extent cx="2390775" cy="586105"/>
            <wp:effectExtent l="0" t="0" r="9525" b="444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1-07-20 at 8.48.55 PM.jpeg"/>
                    <pic:cNvPicPr/>
                  </pic:nvPicPr>
                  <pic:blipFill rotWithShape="1">
                    <a:blip r:embed="rId9">
                      <a:extLst>
                        <a:ext uri="{28A0092B-C50C-407E-A947-70E740481C1C}">
                          <a14:useLocalDpi xmlns:a14="http://schemas.microsoft.com/office/drawing/2010/main" val="0"/>
                        </a:ext>
                      </a:extLst>
                    </a:blip>
                    <a:srcRect l="10436" t="31403" r="14682" b="45963"/>
                    <a:stretch/>
                  </pic:blipFill>
                  <pic:spPr bwMode="auto">
                    <a:xfrm>
                      <a:off x="0" y="0"/>
                      <a:ext cx="2390775" cy="586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67EB" w:rsidRPr="002F4960">
        <w:rPr>
          <w:rFonts w:ascii="Arial Narrow" w:hAnsi="Arial Narrow" w:cs="Arial"/>
          <w:sz w:val="24"/>
          <w:szCs w:val="24"/>
          <w:lang w:val="es-HN"/>
        </w:rPr>
        <w:br w:type="textWrapping" w:clear="all"/>
      </w:r>
    </w:p>
    <w:p w14:paraId="4E0752DB" w14:textId="77777777" w:rsidR="00313E7D" w:rsidRPr="002F4960" w:rsidRDefault="00313E7D" w:rsidP="002F4960">
      <w:pPr>
        <w:autoSpaceDE w:val="0"/>
        <w:autoSpaceDN w:val="0"/>
        <w:adjustRightInd w:val="0"/>
        <w:spacing w:after="0" w:line="240" w:lineRule="auto"/>
        <w:ind w:left="142"/>
        <w:jc w:val="both"/>
        <w:rPr>
          <w:rFonts w:ascii="Arial Narrow" w:hAnsi="Arial Narrow" w:cs="Arial"/>
          <w:bCs/>
          <w:sz w:val="24"/>
          <w:szCs w:val="24"/>
          <w:lang w:val="es-HN"/>
        </w:rPr>
      </w:pPr>
      <w:r w:rsidRPr="002F4960">
        <w:rPr>
          <w:rFonts w:ascii="Arial Narrow" w:hAnsi="Arial Narrow" w:cs="Arial"/>
          <w:bCs/>
          <w:sz w:val="24"/>
          <w:szCs w:val="24"/>
          <w:lang w:val="es-HN"/>
        </w:rPr>
        <w:t>El personal de las áreas de empaque realiza un monitoreo de peso cada arranque y con una frecuencia establecida, se llena el registro en el formato de monitoreo de pesos en paqueteria (PA-FO-37).</w:t>
      </w:r>
    </w:p>
    <w:p w14:paraId="1E471A3C" w14:textId="77777777" w:rsidR="00313E7D" w:rsidRPr="002F4960" w:rsidRDefault="00313E7D" w:rsidP="002F4960">
      <w:pPr>
        <w:autoSpaceDE w:val="0"/>
        <w:autoSpaceDN w:val="0"/>
        <w:adjustRightInd w:val="0"/>
        <w:spacing w:after="0" w:line="240" w:lineRule="auto"/>
        <w:jc w:val="both"/>
        <w:rPr>
          <w:rFonts w:ascii="Arial Narrow" w:hAnsi="Arial Narrow" w:cs="Arial"/>
          <w:sz w:val="24"/>
          <w:szCs w:val="24"/>
          <w:lang w:val="es-HN"/>
        </w:rPr>
      </w:pPr>
    </w:p>
    <w:p w14:paraId="47012818" w14:textId="12C560A0" w:rsidR="00953040" w:rsidRPr="002F4960" w:rsidRDefault="00313E7D" w:rsidP="002F4960">
      <w:pPr>
        <w:autoSpaceDE w:val="0"/>
        <w:autoSpaceDN w:val="0"/>
        <w:adjustRightInd w:val="0"/>
        <w:spacing w:after="0" w:line="240" w:lineRule="auto"/>
        <w:ind w:left="142"/>
        <w:jc w:val="both"/>
        <w:rPr>
          <w:rFonts w:ascii="Arial Narrow" w:hAnsi="Arial Narrow" w:cs="Arial"/>
          <w:sz w:val="24"/>
          <w:szCs w:val="24"/>
          <w:lang w:val="es-HN"/>
        </w:rPr>
      </w:pPr>
      <w:r w:rsidRPr="002F4960">
        <w:rPr>
          <w:rFonts w:ascii="Arial Narrow" w:hAnsi="Arial Narrow" w:cs="Arial"/>
          <w:sz w:val="24"/>
          <w:szCs w:val="24"/>
          <w:lang w:val="es-HN"/>
        </w:rPr>
        <w:t xml:space="preserve">El auditor de Calidad e Inocuidad cada hora realiza una verificación de peso, condiciones de la unidad y fardo, artes de la unidad, peso de la unidad y fardo, lote de produccion, envasadora, línea, </w:t>
      </w:r>
      <w:r w:rsidRPr="002F4960">
        <w:rPr>
          <w:rFonts w:ascii="Arial Narrow" w:hAnsi="Arial Narrow" w:cs="Arial"/>
          <w:sz w:val="24"/>
          <w:szCs w:val="24"/>
          <w:lang w:val="es-HN"/>
        </w:rPr>
        <w:lastRenderedPageBreak/>
        <w:t xml:space="preserve">operador registrando los resultados en formato de Verificación de Producto Terminado </w:t>
      </w:r>
      <w:r w:rsidR="00953040" w:rsidRPr="002F4960">
        <w:rPr>
          <w:rFonts w:ascii="Arial Narrow" w:hAnsi="Arial Narrow" w:cs="Arial"/>
          <w:sz w:val="24"/>
          <w:szCs w:val="24"/>
          <w:lang w:val="es-HN"/>
        </w:rPr>
        <w:t>paquetería</w:t>
      </w:r>
      <w:r w:rsidRPr="002F4960">
        <w:rPr>
          <w:rFonts w:ascii="Arial Narrow" w:hAnsi="Arial Narrow" w:cs="Arial"/>
          <w:sz w:val="24"/>
          <w:szCs w:val="24"/>
          <w:lang w:val="es-HN"/>
        </w:rPr>
        <w:t xml:space="preserve"> C</w:t>
      </w:r>
      <w:r w:rsidR="00F97461">
        <w:rPr>
          <w:rFonts w:ascii="Arial Narrow" w:hAnsi="Arial Narrow" w:cs="Arial"/>
          <w:sz w:val="24"/>
          <w:szCs w:val="24"/>
          <w:lang w:val="es-HN"/>
        </w:rPr>
        <w:t>A</w:t>
      </w:r>
      <w:r w:rsidRPr="002F4960">
        <w:rPr>
          <w:rFonts w:ascii="Arial Narrow" w:hAnsi="Arial Narrow" w:cs="Arial"/>
          <w:sz w:val="24"/>
          <w:szCs w:val="24"/>
          <w:lang w:val="es-HN"/>
        </w:rPr>
        <w:t>-FO-0</w:t>
      </w:r>
      <w:r w:rsidR="00F97461">
        <w:rPr>
          <w:rFonts w:ascii="Arial Narrow" w:hAnsi="Arial Narrow" w:cs="Arial"/>
          <w:sz w:val="24"/>
          <w:szCs w:val="24"/>
          <w:lang w:val="es-HN"/>
        </w:rPr>
        <w:t>1</w:t>
      </w:r>
      <w:r w:rsidRPr="002F4960">
        <w:rPr>
          <w:rFonts w:ascii="Arial Narrow" w:hAnsi="Arial Narrow" w:cs="Arial"/>
          <w:sz w:val="24"/>
          <w:szCs w:val="24"/>
          <w:lang w:val="es-HN"/>
        </w:rPr>
        <w:t>).</w:t>
      </w:r>
    </w:p>
    <w:p w14:paraId="53C2CE42" w14:textId="77777777" w:rsidR="00953040" w:rsidRPr="002F4960" w:rsidRDefault="00953040" w:rsidP="002F4960">
      <w:pPr>
        <w:autoSpaceDE w:val="0"/>
        <w:autoSpaceDN w:val="0"/>
        <w:adjustRightInd w:val="0"/>
        <w:spacing w:after="0" w:line="240" w:lineRule="auto"/>
        <w:jc w:val="both"/>
        <w:rPr>
          <w:rFonts w:ascii="Arial Narrow" w:hAnsi="Arial Narrow" w:cs="Arial"/>
          <w:sz w:val="24"/>
          <w:szCs w:val="24"/>
          <w:lang w:val="es-HN"/>
        </w:rPr>
      </w:pPr>
    </w:p>
    <w:p w14:paraId="30E60802" w14:textId="77777777" w:rsidR="00953040" w:rsidRPr="002F4960" w:rsidRDefault="00313E7D" w:rsidP="002F4960">
      <w:pPr>
        <w:autoSpaceDE w:val="0"/>
        <w:autoSpaceDN w:val="0"/>
        <w:adjustRightInd w:val="0"/>
        <w:spacing w:after="0" w:line="240" w:lineRule="auto"/>
        <w:ind w:left="142"/>
        <w:jc w:val="both"/>
        <w:rPr>
          <w:rFonts w:ascii="Arial Narrow" w:hAnsi="Arial Narrow" w:cs="Arial"/>
          <w:sz w:val="24"/>
          <w:szCs w:val="24"/>
          <w:lang w:val="es-HN"/>
        </w:rPr>
      </w:pPr>
      <w:r w:rsidRPr="002F4960">
        <w:rPr>
          <w:rFonts w:ascii="Arial Narrow" w:hAnsi="Arial Narrow" w:cs="Arial"/>
          <w:sz w:val="24"/>
          <w:szCs w:val="24"/>
          <w:lang w:val="es-HN"/>
        </w:rPr>
        <w:t>Una vez finalizada la orden de producción se contabiliza la cantidad de producto según presentación diariamente.</w:t>
      </w:r>
    </w:p>
    <w:p w14:paraId="12C405D8" w14:textId="77777777" w:rsidR="00953040" w:rsidRPr="002F4960" w:rsidRDefault="00953040" w:rsidP="002F4960">
      <w:pPr>
        <w:autoSpaceDE w:val="0"/>
        <w:autoSpaceDN w:val="0"/>
        <w:adjustRightInd w:val="0"/>
        <w:spacing w:after="0" w:line="240" w:lineRule="auto"/>
        <w:jc w:val="both"/>
        <w:rPr>
          <w:rFonts w:ascii="Arial Narrow" w:hAnsi="Arial Narrow" w:cs="Arial"/>
          <w:sz w:val="24"/>
          <w:szCs w:val="24"/>
          <w:lang w:val="es-HN"/>
        </w:rPr>
      </w:pPr>
    </w:p>
    <w:p w14:paraId="2313D31E" w14:textId="77777777" w:rsidR="00953040" w:rsidRPr="002F4960" w:rsidRDefault="00313E7D" w:rsidP="002F4960">
      <w:pPr>
        <w:autoSpaceDE w:val="0"/>
        <w:autoSpaceDN w:val="0"/>
        <w:adjustRightInd w:val="0"/>
        <w:spacing w:after="0" w:line="240" w:lineRule="auto"/>
        <w:ind w:left="142"/>
        <w:jc w:val="both"/>
        <w:rPr>
          <w:rFonts w:ascii="Arial Narrow" w:hAnsi="Arial Narrow" w:cs="Arial"/>
          <w:sz w:val="24"/>
          <w:szCs w:val="24"/>
          <w:lang w:val="es-HN"/>
        </w:rPr>
      </w:pPr>
      <w:r w:rsidRPr="002F4960">
        <w:rPr>
          <w:rFonts w:ascii="Arial Narrow" w:hAnsi="Arial Narrow" w:cs="Arial"/>
          <w:sz w:val="24"/>
          <w:szCs w:val="24"/>
          <w:lang w:val="es-HN"/>
        </w:rPr>
        <w:t xml:space="preserve">Al momento de empacado se llena el </w:t>
      </w:r>
      <w:r w:rsidRPr="00F97461">
        <w:rPr>
          <w:rFonts w:ascii="Arial Narrow" w:hAnsi="Arial Narrow" w:cs="Arial"/>
          <w:sz w:val="24"/>
          <w:szCs w:val="24"/>
          <w:lang w:val="es-HN"/>
        </w:rPr>
        <w:t>Registro de Desperdicio de Plástico de Bobinas (PA-FO-08) donde describe la presentación de la bobina, numero de línea y envasadora, lote del material de</w:t>
      </w:r>
      <w:r w:rsidRPr="002F4960">
        <w:rPr>
          <w:rFonts w:ascii="Arial Narrow" w:hAnsi="Arial Narrow" w:cs="Arial"/>
          <w:sz w:val="24"/>
          <w:szCs w:val="24"/>
          <w:lang w:val="es-HN"/>
        </w:rPr>
        <w:t xml:space="preserve"> empaque y cantidad/ libraje, los cuales son determinados en la requisición (GS-FO-10) </w:t>
      </w:r>
      <w:bookmarkStart w:id="1" w:name="_Hlk16069616"/>
    </w:p>
    <w:p w14:paraId="18ED003D" w14:textId="77777777" w:rsidR="00953040" w:rsidRPr="002F4960" w:rsidRDefault="00953040" w:rsidP="002F4960">
      <w:pPr>
        <w:autoSpaceDE w:val="0"/>
        <w:autoSpaceDN w:val="0"/>
        <w:adjustRightInd w:val="0"/>
        <w:spacing w:after="0" w:line="240" w:lineRule="auto"/>
        <w:jc w:val="both"/>
        <w:rPr>
          <w:rFonts w:ascii="Arial Narrow" w:hAnsi="Arial Narrow" w:cs="Arial"/>
          <w:sz w:val="24"/>
          <w:szCs w:val="24"/>
          <w:lang w:val="es-HN"/>
        </w:rPr>
      </w:pPr>
    </w:p>
    <w:p w14:paraId="11E24DE5" w14:textId="57AC5717" w:rsidR="00953040" w:rsidRPr="002F4960" w:rsidRDefault="00313E7D" w:rsidP="002F4960">
      <w:pPr>
        <w:autoSpaceDE w:val="0"/>
        <w:autoSpaceDN w:val="0"/>
        <w:adjustRightInd w:val="0"/>
        <w:spacing w:after="0" w:line="240" w:lineRule="auto"/>
        <w:ind w:left="142"/>
        <w:jc w:val="both"/>
        <w:rPr>
          <w:rFonts w:ascii="Arial Narrow" w:hAnsi="Arial Narrow" w:cs="Arial"/>
          <w:sz w:val="24"/>
          <w:szCs w:val="24"/>
          <w:lang w:val="es-HN"/>
        </w:rPr>
      </w:pPr>
      <w:r w:rsidRPr="00F97461">
        <w:rPr>
          <w:rFonts w:ascii="Arial Narrow" w:hAnsi="Arial Narrow" w:cs="Arial"/>
          <w:sz w:val="24"/>
          <w:szCs w:val="24"/>
          <w:lang w:val="es-HN"/>
        </w:rPr>
        <w:t>Al termino de 24 horas el proceso de produccion entrega</w:t>
      </w:r>
      <w:r w:rsidR="00EE491C" w:rsidRPr="00F97461">
        <w:rPr>
          <w:rFonts w:ascii="Arial Narrow" w:hAnsi="Arial Narrow" w:cs="Arial"/>
          <w:sz w:val="24"/>
          <w:szCs w:val="24"/>
          <w:lang w:val="es-HN"/>
        </w:rPr>
        <w:t xml:space="preserve"> el Registro de Liberación de Producto Terminado C</w:t>
      </w:r>
      <w:r w:rsidR="00F97461">
        <w:rPr>
          <w:rFonts w:ascii="Arial Narrow" w:hAnsi="Arial Narrow" w:cs="Arial"/>
          <w:sz w:val="24"/>
          <w:szCs w:val="24"/>
          <w:lang w:val="es-HN"/>
        </w:rPr>
        <w:t>A</w:t>
      </w:r>
      <w:r w:rsidR="00EE491C" w:rsidRPr="00F97461">
        <w:rPr>
          <w:rFonts w:ascii="Arial Narrow" w:hAnsi="Arial Narrow" w:cs="Arial"/>
          <w:sz w:val="24"/>
          <w:szCs w:val="24"/>
          <w:lang w:val="es-HN"/>
        </w:rPr>
        <w:t>-FO-</w:t>
      </w:r>
      <w:r w:rsidR="00F97461">
        <w:rPr>
          <w:rFonts w:ascii="Arial Narrow" w:hAnsi="Arial Narrow" w:cs="Arial"/>
          <w:sz w:val="24"/>
          <w:szCs w:val="24"/>
          <w:lang w:val="es-HN"/>
        </w:rPr>
        <w:t>05</w:t>
      </w:r>
      <w:r w:rsidR="00EE491C" w:rsidRPr="00F97461">
        <w:rPr>
          <w:rFonts w:ascii="Arial Narrow" w:hAnsi="Arial Narrow" w:cs="Arial"/>
          <w:sz w:val="24"/>
          <w:szCs w:val="24"/>
          <w:lang w:val="es-HN"/>
        </w:rPr>
        <w:t xml:space="preserve"> al</w:t>
      </w:r>
      <w:r w:rsidRPr="00F97461">
        <w:rPr>
          <w:rFonts w:ascii="Arial Narrow" w:hAnsi="Arial Narrow" w:cs="Arial"/>
          <w:sz w:val="24"/>
          <w:szCs w:val="24"/>
          <w:lang w:val="es-HN"/>
        </w:rPr>
        <w:t xml:space="preserve"> Supervisor de Inventarios donde describe </w:t>
      </w:r>
      <w:r w:rsidR="00EE491C" w:rsidRPr="00F97461">
        <w:rPr>
          <w:rFonts w:ascii="Arial Narrow" w:hAnsi="Arial Narrow" w:cs="Arial"/>
          <w:sz w:val="24"/>
          <w:szCs w:val="24"/>
          <w:lang w:val="es-HN"/>
        </w:rPr>
        <w:t xml:space="preserve">código SAP, </w:t>
      </w:r>
      <w:r w:rsidRPr="00F97461">
        <w:rPr>
          <w:rFonts w:ascii="Arial Narrow" w:hAnsi="Arial Narrow" w:cs="Arial"/>
          <w:sz w:val="24"/>
          <w:szCs w:val="24"/>
          <w:lang w:val="es-HN"/>
        </w:rPr>
        <w:t>presentación, turno, cantidad y lote. El supervisor de inventario valida de manera cua</w:t>
      </w:r>
      <w:r w:rsidR="00EE491C" w:rsidRPr="00F97461">
        <w:rPr>
          <w:rFonts w:ascii="Arial Narrow" w:hAnsi="Arial Narrow" w:cs="Arial"/>
          <w:sz w:val="24"/>
          <w:szCs w:val="24"/>
          <w:lang w:val="es-HN"/>
        </w:rPr>
        <w:t xml:space="preserve">ntitativa el producto producido, Una vez cuantificado el producto el proceso de </w:t>
      </w:r>
      <w:r w:rsidRPr="00F97461">
        <w:rPr>
          <w:rFonts w:ascii="Arial Narrow" w:hAnsi="Arial Narrow" w:cs="Arial"/>
          <w:sz w:val="24"/>
          <w:szCs w:val="24"/>
          <w:lang w:val="es-HN"/>
        </w:rPr>
        <w:t>Control de C</w:t>
      </w:r>
      <w:r w:rsidR="00EE491C" w:rsidRPr="00F97461">
        <w:rPr>
          <w:rFonts w:ascii="Arial Narrow" w:hAnsi="Arial Narrow" w:cs="Arial"/>
          <w:sz w:val="24"/>
          <w:szCs w:val="24"/>
          <w:lang w:val="es-HN"/>
        </w:rPr>
        <w:t>alidad e Inocuidad completa el Registro de Liberación del Producto T</w:t>
      </w:r>
      <w:r w:rsidRPr="00F97461">
        <w:rPr>
          <w:rFonts w:ascii="Arial Narrow" w:hAnsi="Arial Narrow" w:cs="Arial"/>
          <w:sz w:val="24"/>
          <w:szCs w:val="24"/>
          <w:lang w:val="es-HN"/>
        </w:rPr>
        <w:t>erminado</w:t>
      </w:r>
      <w:r w:rsidR="00EE491C" w:rsidRPr="00F97461">
        <w:rPr>
          <w:rFonts w:ascii="Arial Narrow" w:hAnsi="Arial Narrow" w:cs="Arial"/>
          <w:sz w:val="24"/>
          <w:szCs w:val="24"/>
          <w:lang w:val="es-HN"/>
        </w:rPr>
        <w:t xml:space="preserve"> </w:t>
      </w:r>
      <w:r w:rsidR="00B3532C" w:rsidRPr="00F97461">
        <w:rPr>
          <w:rFonts w:ascii="Arial Narrow" w:hAnsi="Arial Narrow" w:cs="Arial"/>
          <w:sz w:val="24"/>
          <w:szCs w:val="24"/>
          <w:lang w:val="es-HN"/>
        </w:rPr>
        <w:t>C</w:t>
      </w:r>
      <w:r w:rsidR="00CA4C8A">
        <w:rPr>
          <w:rFonts w:ascii="Arial Narrow" w:hAnsi="Arial Narrow" w:cs="Arial"/>
          <w:sz w:val="24"/>
          <w:szCs w:val="24"/>
          <w:lang w:val="es-HN"/>
        </w:rPr>
        <w:t>A</w:t>
      </w:r>
      <w:r w:rsidR="00B3532C" w:rsidRPr="00F97461">
        <w:rPr>
          <w:rFonts w:ascii="Arial Narrow" w:hAnsi="Arial Narrow" w:cs="Arial"/>
          <w:sz w:val="24"/>
          <w:szCs w:val="24"/>
          <w:lang w:val="es-HN"/>
        </w:rPr>
        <w:t>-FO-</w:t>
      </w:r>
      <w:r w:rsidR="00CA4C8A">
        <w:rPr>
          <w:rFonts w:ascii="Arial Narrow" w:hAnsi="Arial Narrow" w:cs="Arial"/>
          <w:sz w:val="24"/>
          <w:szCs w:val="24"/>
          <w:lang w:val="es-HN"/>
        </w:rPr>
        <w:t>05</w:t>
      </w:r>
      <w:r w:rsidRPr="00F97461">
        <w:rPr>
          <w:rFonts w:ascii="Arial Narrow" w:hAnsi="Arial Narrow" w:cs="Arial"/>
          <w:sz w:val="24"/>
          <w:szCs w:val="24"/>
          <w:lang w:val="es-HN"/>
        </w:rPr>
        <w:t xml:space="preserve"> con el objetivo de asegurar el cumplimiento de los estándares de calidad e inocuidad en el producto terminado, donde</w:t>
      </w:r>
      <w:r w:rsidR="00EE491C" w:rsidRPr="00F97461">
        <w:rPr>
          <w:rFonts w:ascii="Arial Narrow" w:hAnsi="Arial Narrow" w:cs="Arial"/>
          <w:sz w:val="24"/>
          <w:szCs w:val="24"/>
          <w:lang w:val="es-HN"/>
        </w:rPr>
        <w:t xml:space="preserve"> describe fecha de liberación, fecha de elaboración, fecha de vencimiento, promedio de entero, promedio de pulido, promedio de transparencia, humedad, estándares de entero y estándares de pulido.</w:t>
      </w:r>
    </w:p>
    <w:p w14:paraId="075FEF07" w14:textId="77777777" w:rsidR="00953040" w:rsidRPr="002F4960" w:rsidRDefault="00953040" w:rsidP="002F4960">
      <w:pPr>
        <w:autoSpaceDE w:val="0"/>
        <w:autoSpaceDN w:val="0"/>
        <w:adjustRightInd w:val="0"/>
        <w:spacing w:after="0" w:line="240" w:lineRule="auto"/>
        <w:jc w:val="both"/>
        <w:rPr>
          <w:rFonts w:ascii="Arial Narrow" w:hAnsi="Arial Narrow" w:cs="Arial"/>
          <w:sz w:val="24"/>
          <w:szCs w:val="24"/>
          <w:lang w:val="es-HN"/>
        </w:rPr>
      </w:pPr>
    </w:p>
    <w:p w14:paraId="0CF2298A" w14:textId="5F51708A" w:rsidR="00953040" w:rsidRPr="002F4960" w:rsidRDefault="00B3532C" w:rsidP="002F4960">
      <w:pPr>
        <w:autoSpaceDE w:val="0"/>
        <w:autoSpaceDN w:val="0"/>
        <w:adjustRightInd w:val="0"/>
        <w:spacing w:after="0" w:line="240" w:lineRule="auto"/>
        <w:ind w:left="142"/>
        <w:jc w:val="both"/>
        <w:rPr>
          <w:rFonts w:ascii="Arial Narrow" w:hAnsi="Arial Narrow" w:cs="Arial"/>
          <w:sz w:val="24"/>
          <w:szCs w:val="24"/>
          <w:lang w:val="es-HN"/>
        </w:rPr>
      </w:pPr>
      <w:r w:rsidRPr="00CA4C8A">
        <w:rPr>
          <w:rFonts w:ascii="Arial Narrow" w:hAnsi="Arial Narrow" w:cs="Arial"/>
          <w:sz w:val="24"/>
          <w:szCs w:val="24"/>
          <w:lang w:val="es-HN"/>
        </w:rPr>
        <w:t xml:space="preserve">Para </w:t>
      </w:r>
      <w:r w:rsidR="00CA4C8A" w:rsidRPr="00CA4C8A">
        <w:rPr>
          <w:rFonts w:ascii="Arial Narrow" w:hAnsi="Arial Narrow" w:cs="Arial"/>
          <w:sz w:val="24"/>
          <w:szCs w:val="24"/>
          <w:lang w:val="es-HN"/>
        </w:rPr>
        <w:t>hace</w:t>
      </w:r>
      <w:r w:rsidRPr="00CA4C8A">
        <w:rPr>
          <w:rFonts w:ascii="Arial Narrow" w:hAnsi="Arial Narrow" w:cs="Arial"/>
          <w:sz w:val="24"/>
          <w:szCs w:val="24"/>
          <w:lang w:val="es-HN"/>
        </w:rPr>
        <w:t>r entrega al área de despacho para su almacenamiento en la bodega de PT</w:t>
      </w:r>
      <w:r w:rsidR="00313E7D" w:rsidRPr="00CA4C8A">
        <w:rPr>
          <w:rFonts w:ascii="Arial Narrow" w:hAnsi="Arial Narrow" w:cs="Arial"/>
          <w:sz w:val="24"/>
          <w:szCs w:val="24"/>
          <w:lang w:val="es-HN"/>
        </w:rPr>
        <w:t>.</w:t>
      </w:r>
      <w:bookmarkEnd w:id="1"/>
    </w:p>
    <w:p w14:paraId="3FB3DF51" w14:textId="77777777" w:rsidR="00B06CFE" w:rsidRPr="002F4960" w:rsidRDefault="00B06CFE" w:rsidP="002F4960">
      <w:pPr>
        <w:autoSpaceDE w:val="0"/>
        <w:autoSpaceDN w:val="0"/>
        <w:adjustRightInd w:val="0"/>
        <w:spacing w:after="0" w:line="240" w:lineRule="auto"/>
        <w:ind w:left="142"/>
        <w:jc w:val="both"/>
        <w:rPr>
          <w:rFonts w:ascii="Arial Narrow" w:hAnsi="Arial Narrow" w:cs="Arial"/>
          <w:sz w:val="24"/>
          <w:szCs w:val="24"/>
          <w:lang w:val="es-HN"/>
        </w:rPr>
      </w:pPr>
    </w:p>
    <w:p w14:paraId="057CB0C8" w14:textId="77777777" w:rsidR="006067EB" w:rsidRPr="002F4960" w:rsidRDefault="00313E7D" w:rsidP="002F4960">
      <w:pPr>
        <w:pStyle w:val="Prrafodelista"/>
        <w:numPr>
          <w:ilvl w:val="1"/>
          <w:numId w:val="28"/>
        </w:numPr>
        <w:tabs>
          <w:tab w:val="left" w:pos="1560"/>
        </w:tabs>
        <w:spacing w:after="0" w:line="240" w:lineRule="auto"/>
        <w:ind w:left="567" w:right="-518"/>
        <w:jc w:val="both"/>
        <w:rPr>
          <w:rFonts w:ascii="Arial Narrow" w:hAnsi="Arial Narrow" w:cs="Arial"/>
          <w:b/>
          <w:sz w:val="24"/>
          <w:szCs w:val="24"/>
          <w:lang w:val="es-HN"/>
        </w:rPr>
      </w:pPr>
      <w:r w:rsidRPr="002F4960">
        <w:rPr>
          <w:rFonts w:ascii="Arial Narrow" w:hAnsi="Arial Narrow" w:cs="Arial"/>
          <w:b/>
          <w:sz w:val="24"/>
          <w:szCs w:val="24"/>
          <w:lang w:val="es-HN"/>
        </w:rPr>
        <w:t xml:space="preserve">Sub Productos </w:t>
      </w:r>
    </w:p>
    <w:p w14:paraId="5EE87FF2" w14:textId="56915CF8" w:rsidR="009B7939" w:rsidRPr="002F4960" w:rsidRDefault="009B7939" w:rsidP="002F4960">
      <w:pPr>
        <w:pStyle w:val="Prrafodelista"/>
        <w:tabs>
          <w:tab w:val="left" w:pos="1560"/>
        </w:tabs>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 xml:space="preserve">Lotificación diaria: </w:t>
      </w:r>
    </w:p>
    <w:p w14:paraId="67B18072" w14:textId="77777777" w:rsidR="009B7939" w:rsidRPr="002F4960" w:rsidRDefault="009B7939" w:rsidP="002F4960">
      <w:pPr>
        <w:pStyle w:val="Prrafodelista"/>
        <w:numPr>
          <w:ilvl w:val="0"/>
          <w:numId w:val="39"/>
        </w:numPr>
        <w:tabs>
          <w:tab w:val="left" w:pos="1560"/>
        </w:tabs>
        <w:spacing w:after="0" w:line="240" w:lineRule="auto"/>
        <w:ind w:right="49"/>
        <w:jc w:val="both"/>
        <w:rPr>
          <w:rFonts w:ascii="Arial Narrow" w:hAnsi="Arial Narrow" w:cs="Arial"/>
          <w:sz w:val="24"/>
          <w:szCs w:val="24"/>
          <w:lang w:val="es-HN"/>
        </w:rPr>
      </w:pPr>
      <w:r w:rsidRPr="002F4960">
        <w:rPr>
          <w:rFonts w:ascii="Arial Narrow" w:hAnsi="Arial Narrow" w:cs="Arial"/>
          <w:sz w:val="24"/>
          <w:szCs w:val="24"/>
          <w:lang w:val="es-HN"/>
        </w:rPr>
        <w:t>Puntilla blanca y salvado de arroz se cambia de lote cada 550 qq.</w:t>
      </w:r>
    </w:p>
    <w:p w14:paraId="6D5AE629" w14:textId="6FB401AF" w:rsidR="009B7939" w:rsidRPr="002F4960" w:rsidRDefault="009B7939" w:rsidP="002F4960">
      <w:pPr>
        <w:pStyle w:val="Prrafodelista"/>
        <w:numPr>
          <w:ilvl w:val="0"/>
          <w:numId w:val="39"/>
        </w:numPr>
        <w:tabs>
          <w:tab w:val="left" w:pos="1560"/>
        </w:tabs>
        <w:spacing w:after="0" w:line="240" w:lineRule="auto"/>
        <w:ind w:right="49"/>
        <w:jc w:val="both"/>
        <w:rPr>
          <w:rFonts w:ascii="Arial Narrow" w:hAnsi="Arial Narrow" w:cs="Arial"/>
          <w:sz w:val="24"/>
          <w:szCs w:val="24"/>
          <w:lang w:val="es-HN"/>
        </w:rPr>
      </w:pPr>
      <w:r w:rsidRPr="002F4960">
        <w:rPr>
          <w:rFonts w:ascii="Arial Narrow" w:hAnsi="Arial Narrow" w:cs="Arial"/>
          <w:sz w:val="24"/>
          <w:szCs w:val="24"/>
          <w:lang w:val="es-HN"/>
        </w:rPr>
        <w:t>Rechazo terminado y miga escaldada se cambia de lote cada 120 qq.</w:t>
      </w:r>
    </w:p>
    <w:p w14:paraId="6845FCBF" w14:textId="533CA981" w:rsidR="009B7939" w:rsidRPr="002F4960" w:rsidRDefault="009B7939" w:rsidP="002F4960">
      <w:pPr>
        <w:pStyle w:val="Prrafodelista"/>
        <w:tabs>
          <w:tab w:val="left" w:pos="1560"/>
        </w:tabs>
        <w:spacing w:after="0" w:line="240" w:lineRule="auto"/>
        <w:ind w:left="927" w:right="49"/>
        <w:jc w:val="both"/>
        <w:rPr>
          <w:rFonts w:ascii="Arial Narrow" w:hAnsi="Arial Narrow" w:cs="Arial"/>
          <w:sz w:val="24"/>
          <w:szCs w:val="24"/>
          <w:lang w:val="es-HN"/>
        </w:rPr>
      </w:pPr>
    </w:p>
    <w:p w14:paraId="7F042FD7" w14:textId="77777777" w:rsidR="006067EB" w:rsidRPr="002F4960" w:rsidRDefault="00313E7D" w:rsidP="002F4960">
      <w:pPr>
        <w:pStyle w:val="Prrafodelista"/>
        <w:tabs>
          <w:tab w:val="left" w:pos="1560"/>
        </w:tabs>
        <w:spacing w:after="0" w:line="240" w:lineRule="auto"/>
        <w:ind w:left="567" w:right="49"/>
        <w:jc w:val="both"/>
        <w:rPr>
          <w:rFonts w:ascii="Arial Narrow" w:hAnsi="Arial Narrow" w:cs="Arial"/>
          <w:sz w:val="24"/>
          <w:szCs w:val="24"/>
          <w:lang w:val="es-HN"/>
        </w:rPr>
      </w:pPr>
      <w:r w:rsidRPr="002F4960">
        <w:rPr>
          <w:rFonts w:ascii="Arial Narrow" w:hAnsi="Arial Narrow" w:cs="Arial"/>
          <w:sz w:val="24"/>
          <w:szCs w:val="24"/>
          <w:lang w:val="es-HN"/>
        </w:rPr>
        <w:t>El Supervisor de Producción monitorea el formato de control de lotificación (PA-FO-28).</w:t>
      </w:r>
      <w:r w:rsidRPr="002F4960">
        <w:rPr>
          <w:rFonts w:ascii="Arial Narrow" w:hAnsi="Arial Narrow" w:cs="Arial"/>
          <w:color w:val="FF0000"/>
          <w:sz w:val="24"/>
          <w:szCs w:val="24"/>
          <w:lang w:val="es-HN"/>
        </w:rPr>
        <w:t xml:space="preserve"> </w:t>
      </w:r>
      <w:r w:rsidRPr="002F4960">
        <w:rPr>
          <w:rFonts w:ascii="Arial Narrow" w:hAnsi="Arial Narrow" w:cs="Arial"/>
          <w:sz w:val="24"/>
          <w:szCs w:val="24"/>
          <w:lang w:val="es-HN"/>
        </w:rPr>
        <w:t>Que el personal a cargo de rechazo y semolina llenen correctamente.</w:t>
      </w:r>
    </w:p>
    <w:p w14:paraId="14404FEB" w14:textId="77777777" w:rsidR="006067EB" w:rsidRPr="002F4960" w:rsidRDefault="006067EB" w:rsidP="002F4960">
      <w:pPr>
        <w:pStyle w:val="Prrafodelista"/>
        <w:tabs>
          <w:tab w:val="left" w:pos="1560"/>
        </w:tabs>
        <w:spacing w:after="0" w:line="240" w:lineRule="auto"/>
        <w:ind w:left="567" w:right="49"/>
        <w:jc w:val="both"/>
        <w:rPr>
          <w:rFonts w:ascii="Arial Narrow" w:hAnsi="Arial Narrow" w:cs="Arial"/>
          <w:sz w:val="24"/>
          <w:szCs w:val="24"/>
          <w:lang w:val="es-HN"/>
        </w:rPr>
      </w:pPr>
    </w:p>
    <w:p w14:paraId="50E7D098" w14:textId="73F76E92" w:rsidR="006067EB" w:rsidRPr="002F4960" w:rsidRDefault="0072585F" w:rsidP="002F4960">
      <w:pPr>
        <w:pStyle w:val="Prrafodelista"/>
        <w:tabs>
          <w:tab w:val="left" w:pos="1560"/>
        </w:tabs>
        <w:spacing w:after="0" w:line="240" w:lineRule="auto"/>
        <w:ind w:left="567" w:right="49"/>
        <w:jc w:val="both"/>
        <w:rPr>
          <w:rFonts w:ascii="Arial Narrow" w:hAnsi="Arial Narrow" w:cs="Arial"/>
          <w:bCs/>
          <w:sz w:val="24"/>
          <w:szCs w:val="24"/>
          <w:lang w:val="es-HN"/>
        </w:rPr>
      </w:pPr>
      <w:r w:rsidRPr="002F4960">
        <w:rPr>
          <w:rFonts w:ascii="Arial Narrow" w:hAnsi="Arial Narrow" w:cs="Arial"/>
          <w:b/>
          <w:sz w:val="24"/>
          <w:szCs w:val="24"/>
          <w:lang w:val="es-HN"/>
        </w:rPr>
        <w:t xml:space="preserve">Codificado de </w:t>
      </w:r>
      <w:r w:rsidR="00313E7D" w:rsidRPr="002F4960">
        <w:rPr>
          <w:rFonts w:ascii="Arial Narrow" w:hAnsi="Arial Narrow" w:cs="Arial"/>
          <w:b/>
          <w:sz w:val="24"/>
          <w:szCs w:val="24"/>
          <w:lang w:val="es-HN"/>
        </w:rPr>
        <w:t xml:space="preserve">Sub producto Puntilla de </w:t>
      </w:r>
      <w:r w:rsidRPr="002F4960">
        <w:rPr>
          <w:rFonts w:ascii="Arial Narrow" w:hAnsi="Arial Narrow" w:cs="Arial"/>
          <w:b/>
          <w:sz w:val="24"/>
          <w:szCs w:val="24"/>
          <w:lang w:val="es-HN"/>
        </w:rPr>
        <w:t>blanca y escaldada,</w:t>
      </w:r>
      <w:r w:rsidR="00313E7D" w:rsidRPr="002F4960">
        <w:rPr>
          <w:rFonts w:ascii="Arial Narrow" w:hAnsi="Arial Narrow" w:cs="Arial"/>
          <w:b/>
          <w:sz w:val="24"/>
          <w:szCs w:val="24"/>
          <w:lang w:val="es-HN"/>
        </w:rPr>
        <w:t xml:space="preserve"> semolina</w:t>
      </w:r>
      <w:r w:rsidRPr="002F4960">
        <w:rPr>
          <w:rFonts w:ascii="Arial Narrow" w:hAnsi="Arial Narrow" w:cs="Arial"/>
          <w:b/>
          <w:sz w:val="24"/>
          <w:szCs w:val="24"/>
          <w:lang w:val="es-HN"/>
        </w:rPr>
        <w:t xml:space="preserve"> y rechazo terminado</w:t>
      </w:r>
      <w:r w:rsidR="00313E7D" w:rsidRPr="002F4960">
        <w:rPr>
          <w:rFonts w:ascii="Arial Narrow" w:hAnsi="Arial Narrow" w:cs="Arial"/>
          <w:b/>
          <w:sz w:val="24"/>
          <w:szCs w:val="24"/>
          <w:lang w:val="es-HN"/>
        </w:rPr>
        <w:t xml:space="preserve"> </w:t>
      </w:r>
      <w:r w:rsidR="00313E7D" w:rsidRPr="002F4960">
        <w:rPr>
          <w:rFonts w:ascii="Arial Narrow" w:hAnsi="Arial Narrow" w:cs="Arial"/>
          <w:bCs/>
          <w:sz w:val="24"/>
          <w:szCs w:val="24"/>
          <w:lang w:val="es-HN"/>
        </w:rPr>
        <w:t>se identifica de la siguiente manera:</w:t>
      </w:r>
    </w:p>
    <w:p w14:paraId="598D6E0B" w14:textId="77777777" w:rsidR="00313E7D" w:rsidRPr="002F4960" w:rsidRDefault="00313E7D" w:rsidP="002F4960">
      <w:pPr>
        <w:pStyle w:val="Prrafodelista"/>
        <w:numPr>
          <w:ilvl w:val="0"/>
          <w:numId w:val="21"/>
        </w:numPr>
        <w:autoSpaceDE w:val="0"/>
        <w:autoSpaceDN w:val="0"/>
        <w:adjustRightInd w:val="0"/>
        <w:spacing w:after="0" w:line="240" w:lineRule="auto"/>
        <w:ind w:left="993"/>
        <w:jc w:val="both"/>
        <w:rPr>
          <w:rFonts w:ascii="Arial Narrow" w:hAnsi="Arial Narrow" w:cs="Arial"/>
          <w:sz w:val="24"/>
          <w:szCs w:val="24"/>
          <w:lang w:val="es-HN"/>
        </w:rPr>
      </w:pPr>
      <w:r w:rsidRPr="002F4960">
        <w:rPr>
          <w:rFonts w:ascii="Arial Narrow" w:hAnsi="Arial Narrow" w:cs="Arial"/>
          <w:sz w:val="24"/>
          <w:szCs w:val="24"/>
          <w:lang w:val="es-HN"/>
        </w:rPr>
        <w:t>Planta de Arroz: P.A.</w:t>
      </w:r>
    </w:p>
    <w:p w14:paraId="21C39263" w14:textId="77777777" w:rsidR="00313E7D" w:rsidRPr="002F4960" w:rsidRDefault="00313E7D" w:rsidP="002F4960">
      <w:pPr>
        <w:pStyle w:val="Prrafodelista"/>
        <w:numPr>
          <w:ilvl w:val="0"/>
          <w:numId w:val="21"/>
        </w:numPr>
        <w:autoSpaceDE w:val="0"/>
        <w:autoSpaceDN w:val="0"/>
        <w:adjustRightInd w:val="0"/>
        <w:spacing w:after="0" w:line="240" w:lineRule="auto"/>
        <w:ind w:left="993"/>
        <w:jc w:val="both"/>
        <w:rPr>
          <w:rFonts w:ascii="Arial Narrow" w:hAnsi="Arial Narrow" w:cs="Arial"/>
          <w:sz w:val="24"/>
          <w:szCs w:val="24"/>
          <w:lang w:val="es-HN"/>
        </w:rPr>
      </w:pPr>
      <w:r w:rsidRPr="002F4960">
        <w:rPr>
          <w:rFonts w:ascii="Arial Narrow" w:hAnsi="Arial Narrow" w:cs="Arial"/>
          <w:sz w:val="24"/>
          <w:szCs w:val="24"/>
          <w:lang w:val="es-HN"/>
        </w:rPr>
        <w:t>Área de produccion ejemplo: M: 1 o 2</w:t>
      </w:r>
    </w:p>
    <w:p w14:paraId="66D39324" w14:textId="77777777" w:rsidR="00313E7D" w:rsidRPr="002F4960" w:rsidRDefault="00313E7D" w:rsidP="002F4960">
      <w:pPr>
        <w:pStyle w:val="Prrafodelista"/>
        <w:numPr>
          <w:ilvl w:val="0"/>
          <w:numId w:val="21"/>
        </w:numPr>
        <w:autoSpaceDE w:val="0"/>
        <w:autoSpaceDN w:val="0"/>
        <w:adjustRightInd w:val="0"/>
        <w:spacing w:after="0" w:line="240" w:lineRule="auto"/>
        <w:ind w:left="993"/>
        <w:jc w:val="both"/>
        <w:rPr>
          <w:rFonts w:ascii="Arial Narrow" w:hAnsi="Arial Narrow" w:cs="Arial"/>
          <w:sz w:val="24"/>
          <w:szCs w:val="24"/>
          <w:lang w:val="es-HN"/>
        </w:rPr>
      </w:pPr>
      <w:r w:rsidRPr="002F4960">
        <w:rPr>
          <w:rFonts w:ascii="Arial Narrow" w:hAnsi="Arial Narrow" w:cs="Arial"/>
          <w:sz w:val="24"/>
          <w:szCs w:val="24"/>
          <w:lang w:val="es-HN"/>
        </w:rPr>
        <w:t xml:space="preserve">Lote del producto consta de dos dígitos: ejemplo 01 y se reinicia cada mes. </w:t>
      </w:r>
    </w:p>
    <w:p w14:paraId="5DC0A83D" w14:textId="77777777" w:rsidR="00313E7D" w:rsidRPr="002F4960" w:rsidRDefault="00313E7D" w:rsidP="002F4960">
      <w:pPr>
        <w:pStyle w:val="Prrafodelista"/>
        <w:numPr>
          <w:ilvl w:val="0"/>
          <w:numId w:val="21"/>
        </w:numPr>
        <w:autoSpaceDE w:val="0"/>
        <w:autoSpaceDN w:val="0"/>
        <w:adjustRightInd w:val="0"/>
        <w:spacing w:after="0" w:line="240" w:lineRule="auto"/>
        <w:ind w:left="993"/>
        <w:jc w:val="both"/>
        <w:rPr>
          <w:rFonts w:ascii="Arial Narrow" w:hAnsi="Arial Narrow" w:cs="Arial"/>
          <w:sz w:val="24"/>
          <w:szCs w:val="24"/>
          <w:lang w:val="es-HN"/>
        </w:rPr>
      </w:pPr>
      <w:r w:rsidRPr="002F4960">
        <w:rPr>
          <w:rFonts w:ascii="Arial Narrow" w:hAnsi="Arial Narrow" w:cs="Arial"/>
          <w:sz w:val="24"/>
          <w:szCs w:val="24"/>
          <w:lang w:val="es-HN"/>
        </w:rPr>
        <w:t>Turno en el que fue elaborado el producto sea A (6:00 a.m. a 6:00 p.m.) y turno B (6:00 p.m.  - 6:00 a.m.).</w:t>
      </w:r>
    </w:p>
    <w:p w14:paraId="43031609" w14:textId="77777777" w:rsidR="00313E7D" w:rsidRPr="002F4960" w:rsidRDefault="00313E7D" w:rsidP="002F4960">
      <w:pPr>
        <w:pStyle w:val="Prrafodelista"/>
        <w:numPr>
          <w:ilvl w:val="0"/>
          <w:numId w:val="21"/>
        </w:numPr>
        <w:autoSpaceDE w:val="0"/>
        <w:autoSpaceDN w:val="0"/>
        <w:adjustRightInd w:val="0"/>
        <w:spacing w:after="0" w:line="240" w:lineRule="auto"/>
        <w:ind w:left="993"/>
        <w:jc w:val="both"/>
        <w:rPr>
          <w:rFonts w:ascii="Arial Narrow" w:hAnsi="Arial Narrow" w:cs="Arial"/>
          <w:sz w:val="24"/>
          <w:szCs w:val="24"/>
          <w:lang w:val="es-HN"/>
        </w:rPr>
      </w:pPr>
      <w:r w:rsidRPr="002F4960">
        <w:rPr>
          <w:rFonts w:ascii="Arial Narrow" w:hAnsi="Arial Narrow" w:cs="Arial"/>
          <w:sz w:val="24"/>
          <w:szCs w:val="24"/>
          <w:lang w:val="es-HN"/>
        </w:rPr>
        <w:t>Fecha de vencimiento: DD/MM/AA</w:t>
      </w:r>
    </w:p>
    <w:p w14:paraId="687123FE" w14:textId="77777777" w:rsidR="00313E7D" w:rsidRPr="002F4960" w:rsidRDefault="00313E7D" w:rsidP="002F4960">
      <w:pPr>
        <w:pStyle w:val="Prrafodelista"/>
        <w:numPr>
          <w:ilvl w:val="0"/>
          <w:numId w:val="21"/>
        </w:numPr>
        <w:autoSpaceDE w:val="0"/>
        <w:autoSpaceDN w:val="0"/>
        <w:adjustRightInd w:val="0"/>
        <w:spacing w:after="0" w:line="240" w:lineRule="auto"/>
        <w:ind w:left="993"/>
        <w:jc w:val="both"/>
        <w:rPr>
          <w:rFonts w:ascii="Arial Narrow" w:hAnsi="Arial Narrow" w:cs="Arial"/>
          <w:sz w:val="24"/>
          <w:szCs w:val="24"/>
          <w:lang w:val="es-HN"/>
        </w:rPr>
      </w:pPr>
      <w:r w:rsidRPr="002F4960">
        <w:rPr>
          <w:rFonts w:ascii="Arial Narrow" w:hAnsi="Arial Narrow" w:cs="Arial"/>
          <w:sz w:val="24"/>
          <w:szCs w:val="24"/>
          <w:lang w:val="es-HN"/>
        </w:rPr>
        <w:t xml:space="preserve">Hora: hora y minutos. </w:t>
      </w:r>
    </w:p>
    <w:p w14:paraId="577EC77A" w14:textId="77777777" w:rsidR="00313E7D" w:rsidRPr="002F4960" w:rsidRDefault="00313E7D" w:rsidP="002F4960">
      <w:pPr>
        <w:pStyle w:val="Prrafodelista"/>
        <w:autoSpaceDE w:val="0"/>
        <w:autoSpaceDN w:val="0"/>
        <w:adjustRightInd w:val="0"/>
        <w:spacing w:after="0" w:line="240" w:lineRule="auto"/>
        <w:ind w:left="142"/>
        <w:jc w:val="both"/>
        <w:rPr>
          <w:rFonts w:ascii="Arial Narrow" w:hAnsi="Arial Narrow" w:cs="Arial"/>
          <w:sz w:val="24"/>
          <w:szCs w:val="24"/>
          <w:lang w:val="es-HN"/>
        </w:rPr>
      </w:pPr>
    </w:p>
    <w:p w14:paraId="67CE2AA7" w14:textId="2131BEB8" w:rsidR="00313E7D" w:rsidRPr="002A77F9" w:rsidRDefault="00313E7D" w:rsidP="002A77F9">
      <w:pPr>
        <w:pStyle w:val="Prrafodelista"/>
        <w:autoSpaceDE w:val="0"/>
        <w:autoSpaceDN w:val="0"/>
        <w:adjustRightInd w:val="0"/>
        <w:spacing w:after="0" w:line="240" w:lineRule="auto"/>
        <w:ind w:left="142"/>
        <w:rPr>
          <w:rFonts w:ascii="Arial Narrow" w:hAnsi="Arial Narrow" w:cs="Arial"/>
          <w:sz w:val="24"/>
          <w:szCs w:val="24"/>
          <w:lang w:val="es-HN"/>
        </w:rPr>
      </w:pPr>
      <w:r w:rsidRPr="002F4960">
        <w:rPr>
          <w:rFonts w:ascii="Arial Narrow" w:hAnsi="Arial Narrow" w:cs="Arial"/>
          <w:noProof/>
          <w:sz w:val="24"/>
          <w:szCs w:val="24"/>
          <w:lang w:val="es-HN" w:eastAsia="es-HN"/>
        </w:rPr>
        <w:lastRenderedPageBreak/>
        <w:drawing>
          <wp:anchor distT="0" distB="0" distL="114300" distR="114300" simplePos="0" relativeHeight="251660288" behindDoc="0" locked="0" layoutInCell="1" allowOverlap="1" wp14:anchorId="436DE754" wp14:editId="03E4D831">
            <wp:simplePos x="2490716" y="3568890"/>
            <wp:positionH relativeFrom="column">
              <wp:posOffset>2492678</wp:posOffset>
            </wp:positionH>
            <wp:positionV relativeFrom="paragraph">
              <wp:align>top</wp:align>
            </wp:positionV>
            <wp:extent cx="2884183" cy="415992"/>
            <wp:effectExtent l="0" t="0" r="0" b="317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10726_111819.jpg"/>
                    <pic:cNvPicPr/>
                  </pic:nvPicPr>
                  <pic:blipFill rotWithShape="1">
                    <a:blip r:embed="rId10" cstate="print">
                      <a:extLst>
                        <a:ext uri="{28A0092B-C50C-407E-A947-70E740481C1C}">
                          <a14:useLocalDpi xmlns:a14="http://schemas.microsoft.com/office/drawing/2010/main" val="0"/>
                        </a:ext>
                      </a:extLst>
                    </a:blip>
                    <a:srcRect l="15543" t="44135" r="12593" b="37320"/>
                    <a:stretch/>
                  </pic:blipFill>
                  <pic:spPr bwMode="auto">
                    <a:xfrm>
                      <a:off x="0" y="0"/>
                      <a:ext cx="2884183" cy="415992"/>
                    </a:xfrm>
                    <a:prstGeom prst="rect">
                      <a:avLst/>
                    </a:prstGeom>
                    <a:ln>
                      <a:noFill/>
                    </a:ln>
                    <a:extLst>
                      <a:ext uri="{53640926-AAD7-44D8-BBD7-CCE9431645EC}">
                        <a14:shadowObscured xmlns:a14="http://schemas.microsoft.com/office/drawing/2010/main"/>
                      </a:ext>
                    </a:extLst>
                  </pic:spPr>
                </pic:pic>
              </a:graphicData>
            </a:graphic>
          </wp:anchor>
        </w:drawing>
      </w:r>
      <w:r w:rsidR="002A77F9">
        <w:rPr>
          <w:rFonts w:ascii="Arial Narrow" w:hAnsi="Arial Narrow" w:cs="Arial"/>
          <w:sz w:val="24"/>
          <w:szCs w:val="24"/>
          <w:lang w:val="es-HN"/>
        </w:rPr>
        <w:br w:type="textWrapping" w:clear="all"/>
      </w:r>
    </w:p>
    <w:p w14:paraId="6B473922" w14:textId="179686AA" w:rsidR="00313E7D" w:rsidRPr="002F4960" w:rsidRDefault="00313E7D" w:rsidP="00CA4C8A">
      <w:pPr>
        <w:tabs>
          <w:tab w:val="left" w:pos="1560"/>
        </w:tabs>
        <w:spacing w:after="0" w:line="240" w:lineRule="auto"/>
        <w:ind w:left="284"/>
        <w:jc w:val="both"/>
        <w:rPr>
          <w:rFonts w:ascii="Arial Narrow" w:hAnsi="Arial Narrow" w:cs="Arial"/>
          <w:bCs/>
          <w:sz w:val="24"/>
          <w:szCs w:val="24"/>
          <w:lang w:val="es-HN"/>
        </w:rPr>
      </w:pPr>
      <w:r w:rsidRPr="002F4960">
        <w:rPr>
          <w:rFonts w:ascii="Arial Narrow" w:hAnsi="Arial Narrow" w:cs="Arial"/>
          <w:bCs/>
          <w:sz w:val="24"/>
          <w:szCs w:val="24"/>
          <w:lang w:val="es-HN"/>
        </w:rPr>
        <w:t>El proceso de Calidad e Inocuidad realiza un monitoreo de características de calidad del sub producto, condiciones de empaque y peso registrando los resultados en Registro de Verificación de Peso de Sub Producto C</w:t>
      </w:r>
      <w:r w:rsidR="00CA4C8A">
        <w:rPr>
          <w:rFonts w:ascii="Arial Narrow" w:hAnsi="Arial Narrow" w:cs="Arial"/>
          <w:bCs/>
          <w:sz w:val="24"/>
          <w:szCs w:val="24"/>
          <w:lang w:val="es-HN"/>
        </w:rPr>
        <w:t>A</w:t>
      </w:r>
      <w:r w:rsidRPr="002F4960">
        <w:rPr>
          <w:rFonts w:ascii="Arial Narrow" w:hAnsi="Arial Narrow" w:cs="Arial"/>
          <w:bCs/>
          <w:sz w:val="24"/>
          <w:szCs w:val="24"/>
          <w:lang w:val="es-HN"/>
        </w:rPr>
        <w:t>-FO-</w:t>
      </w:r>
      <w:r w:rsidR="00CA4C8A">
        <w:rPr>
          <w:rFonts w:ascii="Arial Narrow" w:hAnsi="Arial Narrow" w:cs="Arial"/>
          <w:bCs/>
          <w:sz w:val="24"/>
          <w:szCs w:val="24"/>
          <w:lang w:val="es-HN"/>
        </w:rPr>
        <w:t>09</w:t>
      </w:r>
      <w:r w:rsidRPr="002F4960">
        <w:rPr>
          <w:rFonts w:ascii="Arial Narrow" w:hAnsi="Arial Narrow" w:cs="Arial"/>
          <w:bCs/>
          <w:sz w:val="24"/>
          <w:szCs w:val="24"/>
          <w:lang w:val="es-HN"/>
        </w:rPr>
        <w:t>, Verificando la calidad el sub producto midiendo la humedad y porcentaje de impureza, registrándolos en el formato Registro de Impureza de semolina de Arroz C</w:t>
      </w:r>
      <w:r w:rsidR="00CA4C8A">
        <w:rPr>
          <w:rFonts w:ascii="Arial Narrow" w:hAnsi="Arial Narrow" w:cs="Arial"/>
          <w:bCs/>
          <w:sz w:val="24"/>
          <w:szCs w:val="24"/>
          <w:lang w:val="es-HN"/>
        </w:rPr>
        <w:t>A</w:t>
      </w:r>
      <w:r w:rsidRPr="002F4960">
        <w:rPr>
          <w:rFonts w:ascii="Arial Narrow" w:hAnsi="Arial Narrow" w:cs="Arial"/>
          <w:bCs/>
          <w:sz w:val="24"/>
          <w:szCs w:val="24"/>
          <w:lang w:val="es-HN"/>
        </w:rPr>
        <w:t>-FO-</w:t>
      </w:r>
      <w:r w:rsidR="00CA4C8A">
        <w:rPr>
          <w:rFonts w:ascii="Arial Narrow" w:hAnsi="Arial Narrow" w:cs="Arial"/>
          <w:bCs/>
          <w:sz w:val="24"/>
          <w:szCs w:val="24"/>
          <w:lang w:val="es-HN"/>
        </w:rPr>
        <w:t>07</w:t>
      </w:r>
      <w:r w:rsidR="002D7738" w:rsidRPr="002F4960">
        <w:rPr>
          <w:rFonts w:ascii="Arial Narrow" w:hAnsi="Arial Narrow" w:cs="Arial"/>
          <w:bCs/>
          <w:sz w:val="24"/>
          <w:szCs w:val="24"/>
          <w:lang w:val="es-HN"/>
        </w:rPr>
        <w:t>.</w:t>
      </w:r>
    </w:p>
    <w:p w14:paraId="33AB1CF7" w14:textId="1765C0B6" w:rsidR="002D7738" w:rsidRPr="002F4960" w:rsidRDefault="002D7738" w:rsidP="00CA4C8A">
      <w:pPr>
        <w:autoSpaceDE w:val="0"/>
        <w:autoSpaceDN w:val="0"/>
        <w:adjustRightInd w:val="0"/>
        <w:spacing w:after="0" w:line="240" w:lineRule="auto"/>
        <w:ind w:left="284"/>
        <w:jc w:val="both"/>
        <w:rPr>
          <w:rFonts w:ascii="Arial Narrow" w:hAnsi="Arial Narrow" w:cs="Arial"/>
          <w:sz w:val="24"/>
          <w:szCs w:val="24"/>
          <w:lang w:val="es-HN"/>
        </w:rPr>
      </w:pPr>
      <w:r w:rsidRPr="002F4960">
        <w:rPr>
          <w:rFonts w:ascii="Arial Narrow" w:hAnsi="Arial Narrow" w:cs="Arial"/>
          <w:sz w:val="24"/>
          <w:szCs w:val="24"/>
          <w:lang w:val="es-HN"/>
        </w:rPr>
        <w:t>La Liberación de subproducto terminado la re</w:t>
      </w:r>
      <w:r w:rsidR="003A4B43" w:rsidRPr="002F4960">
        <w:rPr>
          <w:rFonts w:ascii="Arial Narrow" w:hAnsi="Arial Narrow" w:cs="Arial"/>
          <w:sz w:val="24"/>
          <w:szCs w:val="24"/>
          <w:lang w:val="es-HN"/>
        </w:rPr>
        <w:t xml:space="preserve">aliza control de calidad e inocuidad y la registra en el formato </w:t>
      </w:r>
      <w:r w:rsidRPr="002F4960">
        <w:rPr>
          <w:rFonts w:ascii="Arial Narrow" w:hAnsi="Arial Narrow" w:cs="Arial"/>
          <w:sz w:val="24"/>
          <w:szCs w:val="24"/>
          <w:lang w:val="es-HN"/>
        </w:rPr>
        <w:t>C</w:t>
      </w:r>
      <w:r w:rsidR="00CA4C8A">
        <w:rPr>
          <w:rFonts w:ascii="Arial Narrow" w:hAnsi="Arial Narrow" w:cs="Arial"/>
          <w:sz w:val="24"/>
          <w:szCs w:val="24"/>
          <w:lang w:val="es-HN"/>
        </w:rPr>
        <w:t>A</w:t>
      </w:r>
      <w:r w:rsidRPr="002F4960">
        <w:rPr>
          <w:rFonts w:ascii="Arial Narrow" w:hAnsi="Arial Narrow" w:cs="Arial"/>
          <w:sz w:val="24"/>
          <w:szCs w:val="24"/>
          <w:lang w:val="es-HN"/>
        </w:rPr>
        <w:t>-FO-</w:t>
      </w:r>
      <w:r w:rsidR="00CA4C8A">
        <w:rPr>
          <w:rFonts w:ascii="Arial Narrow" w:hAnsi="Arial Narrow" w:cs="Arial"/>
          <w:sz w:val="24"/>
          <w:szCs w:val="24"/>
          <w:lang w:val="es-HN"/>
        </w:rPr>
        <w:t>31</w:t>
      </w:r>
      <w:r w:rsidR="003A4B43" w:rsidRPr="002F4960">
        <w:rPr>
          <w:rFonts w:ascii="Arial Narrow" w:hAnsi="Arial Narrow" w:cs="Arial"/>
          <w:sz w:val="24"/>
          <w:szCs w:val="24"/>
          <w:lang w:val="es-HN"/>
        </w:rPr>
        <w:t>,</w:t>
      </w:r>
      <w:r w:rsidRPr="002F4960">
        <w:rPr>
          <w:rFonts w:ascii="Arial Narrow" w:hAnsi="Arial Narrow" w:cs="Arial"/>
          <w:sz w:val="24"/>
          <w:szCs w:val="24"/>
          <w:lang w:val="es-HN"/>
        </w:rPr>
        <w:t xml:space="preserve"> </w:t>
      </w:r>
      <w:r w:rsidR="003A4B43" w:rsidRPr="002F4960">
        <w:rPr>
          <w:rFonts w:ascii="Arial Narrow" w:hAnsi="Arial Narrow" w:cs="Arial"/>
          <w:sz w:val="24"/>
          <w:szCs w:val="24"/>
          <w:lang w:val="es-HN"/>
        </w:rPr>
        <w:t>e</w:t>
      </w:r>
      <w:r w:rsidRPr="002F4960">
        <w:rPr>
          <w:rFonts w:ascii="Arial Narrow" w:hAnsi="Arial Narrow" w:cs="Arial"/>
          <w:sz w:val="24"/>
          <w:szCs w:val="24"/>
          <w:lang w:val="es-HN"/>
        </w:rPr>
        <w:t xml:space="preserve">l Supervisor de Inventarios </w:t>
      </w:r>
      <w:r w:rsidR="003A4B43" w:rsidRPr="002F4960">
        <w:rPr>
          <w:rFonts w:ascii="Arial Narrow" w:hAnsi="Arial Narrow" w:cs="Arial"/>
          <w:sz w:val="24"/>
          <w:szCs w:val="24"/>
          <w:lang w:val="es-HN"/>
        </w:rPr>
        <w:t xml:space="preserve">valida </w:t>
      </w:r>
      <w:r w:rsidRPr="002F4960">
        <w:rPr>
          <w:rFonts w:ascii="Arial Narrow" w:hAnsi="Arial Narrow" w:cs="Arial"/>
          <w:sz w:val="24"/>
          <w:szCs w:val="24"/>
          <w:lang w:val="es-HN"/>
        </w:rPr>
        <w:t>presentación, turno, cantidad y lote. El supervisor de inventario valida de manera cuantitativa el producto producido, con el objetivo de asegurar el cumplimiento de los estándares de calidad e inocuidad.</w:t>
      </w:r>
    </w:p>
    <w:p w14:paraId="4682F2F1" w14:textId="77777777" w:rsidR="002D7738" w:rsidRPr="002F4960" w:rsidRDefault="002D7738" w:rsidP="00CA4C8A">
      <w:pPr>
        <w:autoSpaceDE w:val="0"/>
        <w:autoSpaceDN w:val="0"/>
        <w:adjustRightInd w:val="0"/>
        <w:spacing w:after="0" w:line="240" w:lineRule="auto"/>
        <w:jc w:val="both"/>
        <w:rPr>
          <w:rFonts w:ascii="Arial Narrow" w:hAnsi="Arial Narrow" w:cs="Arial"/>
          <w:sz w:val="24"/>
          <w:szCs w:val="24"/>
          <w:lang w:val="es-HN"/>
        </w:rPr>
      </w:pPr>
    </w:p>
    <w:p w14:paraId="28AEDEC5" w14:textId="1BEDE85E" w:rsidR="002D7738" w:rsidRPr="002F4960" w:rsidRDefault="002D7738" w:rsidP="00CA4C8A">
      <w:pPr>
        <w:autoSpaceDE w:val="0"/>
        <w:autoSpaceDN w:val="0"/>
        <w:adjustRightInd w:val="0"/>
        <w:spacing w:after="0" w:line="240" w:lineRule="auto"/>
        <w:ind w:left="284"/>
        <w:jc w:val="both"/>
        <w:rPr>
          <w:rFonts w:ascii="Arial Narrow" w:hAnsi="Arial Narrow" w:cs="Arial"/>
          <w:sz w:val="24"/>
          <w:szCs w:val="24"/>
          <w:lang w:val="es-HN"/>
        </w:rPr>
      </w:pPr>
      <w:r w:rsidRPr="002F4960">
        <w:rPr>
          <w:rFonts w:ascii="Arial Narrow" w:hAnsi="Arial Narrow" w:cs="Arial"/>
          <w:sz w:val="24"/>
          <w:szCs w:val="24"/>
          <w:lang w:val="es-HN"/>
        </w:rPr>
        <w:t xml:space="preserve">Para </w:t>
      </w:r>
      <w:r w:rsidR="00CA4C8A">
        <w:rPr>
          <w:rFonts w:ascii="Arial Narrow" w:hAnsi="Arial Narrow" w:cs="Arial"/>
          <w:sz w:val="24"/>
          <w:szCs w:val="24"/>
          <w:lang w:val="es-HN"/>
        </w:rPr>
        <w:t>hacer la</w:t>
      </w:r>
      <w:r w:rsidRPr="002F4960">
        <w:rPr>
          <w:rFonts w:ascii="Arial Narrow" w:hAnsi="Arial Narrow" w:cs="Arial"/>
          <w:sz w:val="24"/>
          <w:szCs w:val="24"/>
          <w:lang w:val="es-HN"/>
        </w:rPr>
        <w:t xml:space="preserve"> entrega al área de despacho para su almacenamiento en la bodega de </w:t>
      </w:r>
      <w:r w:rsidR="003A4B43" w:rsidRPr="002F4960">
        <w:rPr>
          <w:rFonts w:ascii="Arial Narrow" w:hAnsi="Arial Narrow" w:cs="Arial"/>
          <w:sz w:val="24"/>
          <w:szCs w:val="24"/>
          <w:lang w:val="es-HN"/>
        </w:rPr>
        <w:t>subproducto</w:t>
      </w:r>
      <w:r w:rsidRPr="002F4960">
        <w:rPr>
          <w:rFonts w:ascii="Arial Narrow" w:hAnsi="Arial Narrow" w:cs="Arial"/>
          <w:sz w:val="24"/>
          <w:szCs w:val="24"/>
          <w:lang w:val="es-HN"/>
        </w:rPr>
        <w:t>.</w:t>
      </w:r>
    </w:p>
    <w:p w14:paraId="66415AAD" w14:textId="77777777" w:rsidR="002D7738" w:rsidRPr="002F4960" w:rsidRDefault="002D7738" w:rsidP="002F4960">
      <w:pPr>
        <w:tabs>
          <w:tab w:val="left" w:pos="1560"/>
        </w:tabs>
        <w:spacing w:after="0" w:line="240" w:lineRule="auto"/>
        <w:ind w:left="284"/>
        <w:rPr>
          <w:rFonts w:ascii="Arial Narrow" w:hAnsi="Arial Narrow" w:cs="Arial"/>
          <w:bCs/>
          <w:sz w:val="24"/>
          <w:szCs w:val="24"/>
          <w:lang w:val="es-HN"/>
        </w:rPr>
      </w:pPr>
    </w:p>
    <w:p w14:paraId="45A2ED13" w14:textId="77777777" w:rsidR="00F85A61" w:rsidRPr="002F4960" w:rsidRDefault="00313E7D" w:rsidP="002F4960">
      <w:pPr>
        <w:pStyle w:val="Prrafodelista"/>
        <w:numPr>
          <w:ilvl w:val="0"/>
          <w:numId w:val="28"/>
        </w:numPr>
        <w:autoSpaceDE w:val="0"/>
        <w:autoSpaceDN w:val="0"/>
        <w:adjustRightInd w:val="0"/>
        <w:spacing w:after="0" w:line="240" w:lineRule="auto"/>
        <w:ind w:right="-518"/>
        <w:jc w:val="both"/>
        <w:rPr>
          <w:rFonts w:ascii="Arial Narrow" w:hAnsi="Arial Narrow" w:cs="Arial"/>
          <w:b/>
          <w:sz w:val="24"/>
          <w:szCs w:val="24"/>
          <w:lang w:val="es-HN"/>
        </w:rPr>
      </w:pPr>
      <w:r w:rsidRPr="002F4960">
        <w:rPr>
          <w:rFonts w:ascii="Arial Narrow" w:hAnsi="Arial Narrow" w:cs="Arial"/>
          <w:b/>
          <w:sz w:val="24"/>
          <w:szCs w:val="24"/>
          <w:lang w:val="es-HN"/>
        </w:rPr>
        <w:t xml:space="preserve">TRAZABILIDAD CARGA, DISTRIBUCIÓN Y ENTREGA DE PRODUCTO AL CLIENTE </w:t>
      </w:r>
    </w:p>
    <w:p w14:paraId="0EFFB4BF" w14:textId="77777777" w:rsidR="00F85A61" w:rsidRPr="002F4960" w:rsidRDefault="00F85A61" w:rsidP="002F4960">
      <w:pPr>
        <w:pStyle w:val="Prrafodelista"/>
        <w:autoSpaceDE w:val="0"/>
        <w:autoSpaceDN w:val="0"/>
        <w:adjustRightInd w:val="0"/>
        <w:spacing w:after="0" w:line="240" w:lineRule="auto"/>
        <w:ind w:left="360" w:right="-518"/>
        <w:jc w:val="both"/>
        <w:rPr>
          <w:rFonts w:ascii="Arial Narrow" w:hAnsi="Arial Narrow" w:cs="Arial"/>
          <w:b/>
          <w:sz w:val="24"/>
          <w:szCs w:val="24"/>
          <w:lang w:val="es-HN"/>
        </w:rPr>
      </w:pPr>
    </w:p>
    <w:p w14:paraId="763C3E10" w14:textId="12249B81" w:rsidR="00313E7D" w:rsidRPr="002E2035" w:rsidRDefault="00313E7D" w:rsidP="002E2035">
      <w:pPr>
        <w:pStyle w:val="Prrafodelista"/>
        <w:autoSpaceDE w:val="0"/>
        <w:autoSpaceDN w:val="0"/>
        <w:adjustRightInd w:val="0"/>
        <w:spacing w:after="0" w:line="240" w:lineRule="auto"/>
        <w:ind w:left="360" w:right="49"/>
        <w:jc w:val="both"/>
        <w:rPr>
          <w:rFonts w:ascii="Arial Narrow" w:hAnsi="Arial Narrow" w:cs="Arial"/>
          <w:b/>
          <w:sz w:val="24"/>
          <w:szCs w:val="24"/>
          <w:lang w:val="es-HN"/>
        </w:rPr>
      </w:pPr>
      <w:r w:rsidRPr="002F4960">
        <w:rPr>
          <w:rFonts w:ascii="Arial Narrow" w:hAnsi="Arial Narrow" w:cs="Arial"/>
          <w:sz w:val="24"/>
          <w:szCs w:val="24"/>
          <w:lang w:val="es-HN"/>
        </w:rPr>
        <w:t xml:space="preserve">De acuerdo a los pedidos ingresados por el proceso de </w:t>
      </w:r>
      <w:proofErr w:type="spellStart"/>
      <w:r w:rsidRPr="002F4960">
        <w:rPr>
          <w:rFonts w:ascii="Arial Narrow" w:hAnsi="Arial Narrow" w:cs="Arial"/>
          <w:sz w:val="24"/>
          <w:szCs w:val="24"/>
          <w:lang w:val="es-HN"/>
        </w:rPr>
        <w:t>Comercial</w:t>
      </w:r>
      <w:proofErr w:type="spellEnd"/>
      <w:r w:rsidRPr="002F4960">
        <w:rPr>
          <w:rFonts w:ascii="Arial Narrow" w:hAnsi="Arial Narrow" w:cs="Arial"/>
          <w:sz w:val="24"/>
          <w:szCs w:val="24"/>
          <w:lang w:val="es-HN"/>
        </w:rPr>
        <w:t xml:space="preserve"> ya autorizados los precios por el </w:t>
      </w:r>
      <w:proofErr w:type="gramStart"/>
      <w:r w:rsidRPr="002F4960">
        <w:rPr>
          <w:rFonts w:ascii="Arial Narrow" w:hAnsi="Arial Narrow" w:cs="Arial"/>
          <w:sz w:val="24"/>
          <w:szCs w:val="24"/>
          <w:lang w:val="es-HN"/>
        </w:rPr>
        <w:t>Director</w:t>
      </w:r>
      <w:proofErr w:type="gramEnd"/>
      <w:r w:rsidRPr="002F4960">
        <w:rPr>
          <w:rFonts w:ascii="Arial Narrow" w:hAnsi="Arial Narrow" w:cs="Arial"/>
          <w:sz w:val="24"/>
          <w:szCs w:val="24"/>
          <w:lang w:val="es-HN"/>
        </w:rPr>
        <w:t xml:space="preserve"> Comercial, Coordinador de Logística procede a elaborar una programación diaria de rutas</w:t>
      </w:r>
      <w:r w:rsidR="002E2035">
        <w:rPr>
          <w:rFonts w:ascii="Arial Narrow" w:hAnsi="Arial Narrow" w:cs="Arial"/>
          <w:sz w:val="24"/>
          <w:szCs w:val="24"/>
          <w:lang w:val="es-HN"/>
        </w:rPr>
        <w:t>.</w:t>
      </w:r>
    </w:p>
    <w:p w14:paraId="4AE49B4D" w14:textId="77777777" w:rsidR="00313E7D" w:rsidRPr="002F4960" w:rsidRDefault="00313E7D" w:rsidP="002F4960">
      <w:pPr>
        <w:autoSpaceDE w:val="0"/>
        <w:autoSpaceDN w:val="0"/>
        <w:adjustRightInd w:val="0"/>
        <w:spacing w:after="0" w:line="240" w:lineRule="auto"/>
        <w:ind w:left="-567" w:right="-518"/>
        <w:jc w:val="both"/>
        <w:rPr>
          <w:rFonts w:ascii="Arial Narrow" w:hAnsi="Arial Narrow" w:cs="Arial"/>
          <w:sz w:val="24"/>
          <w:szCs w:val="24"/>
          <w:lang w:val="es-HN"/>
        </w:rPr>
      </w:pPr>
    </w:p>
    <w:p w14:paraId="3F26BDD4" w14:textId="2B9E1DF4" w:rsidR="00313E7D" w:rsidRDefault="00313E7D" w:rsidP="002F4960">
      <w:pPr>
        <w:autoSpaceDE w:val="0"/>
        <w:autoSpaceDN w:val="0"/>
        <w:adjustRightInd w:val="0"/>
        <w:spacing w:after="0" w:line="240" w:lineRule="auto"/>
        <w:ind w:left="284" w:right="49"/>
        <w:jc w:val="both"/>
        <w:rPr>
          <w:rFonts w:ascii="Arial Narrow" w:hAnsi="Arial Narrow" w:cs="Arial"/>
          <w:sz w:val="24"/>
          <w:szCs w:val="24"/>
          <w:lang w:val="es-HN"/>
        </w:rPr>
      </w:pPr>
      <w:r w:rsidRPr="002F4960">
        <w:rPr>
          <w:rFonts w:ascii="Arial Narrow" w:hAnsi="Arial Narrow" w:cs="Arial"/>
          <w:sz w:val="24"/>
          <w:szCs w:val="24"/>
          <w:lang w:val="es-HN"/>
        </w:rPr>
        <w:t>Antes de iniciar la carga se procede a pesar el camión o contenedor para determinar el peso inicial</w:t>
      </w:r>
      <w:r w:rsidR="0086620E">
        <w:rPr>
          <w:rFonts w:ascii="Arial Narrow" w:hAnsi="Arial Narrow" w:cs="Arial"/>
          <w:sz w:val="24"/>
          <w:szCs w:val="24"/>
          <w:lang w:val="es-HN"/>
        </w:rPr>
        <w:t xml:space="preserve"> y </w:t>
      </w:r>
      <w:r w:rsidR="0086620E" w:rsidRPr="0086620E">
        <w:rPr>
          <w:rFonts w:ascii="Arial Narrow" w:hAnsi="Arial Narrow" w:cs="Arial"/>
          <w:b/>
          <w:bCs/>
          <w:i/>
          <w:iCs/>
          <w:sz w:val="24"/>
          <w:szCs w:val="24"/>
          <w:lang w:val="es-HN"/>
        </w:rPr>
        <w:t>generar la boleta de peso</w:t>
      </w:r>
      <w:r w:rsidRPr="0086620E">
        <w:rPr>
          <w:rFonts w:ascii="Arial Narrow" w:hAnsi="Arial Narrow" w:cs="Arial"/>
          <w:b/>
          <w:bCs/>
          <w:i/>
          <w:iCs/>
          <w:sz w:val="24"/>
          <w:szCs w:val="24"/>
          <w:lang w:val="es-HN"/>
        </w:rPr>
        <w:t>,</w:t>
      </w:r>
      <w:r w:rsidRPr="002F4960">
        <w:rPr>
          <w:rFonts w:ascii="Arial Narrow" w:hAnsi="Arial Narrow" w:cs="Arial"/>
          <w:sz w:val="24"/>
          <w:szCs w:val="24"/>
          <w:lang w:val="es-HN"/>
        </w:rPr>
        <w:t xml:space="preserve"> después el camión se ubica</w:t>
      </w:r>
      <w:r w:rsidR="0086620E">
        <w:rPr>
          <w:rFonts w:ascii="Arial Narrow" w:hAnsi="Arial Narrow" w:cs="Arial"/>
          <w:sz w:val="24"/>
          <w:szCs w:val="24"/>
          <w:lang w:val="es-HN"/>
        </w:rPr>
        <w:t xml:space="preserve"> en el</w:t>
      </w:r>
      <w:r w:rsidRPr="002F4960">
        <w:rPr>
          <w:rFonts w:ascii="Arial Narrow" w:hAnsi="Arial Narrow" w:cs="Arial"/>
          <w:sz w:val="24"/>
          <w:szCs w:val="24"/>
          <w:lang w:val="es-HN"/>
        </w:rPr>
        <w:t xml:space="preserve"> andén de carga para iniciar con la carga, una vez finalizada la carga el Supervisor de Despacho genera un reporte de carga final para proceder a elaborar la factura por parte de Coordinador </w:t>
      </w:r>
      <w:proofErr w:type="spellStart"/>
      <w:r w:rsidRPr="002F4960">
        <w:rPr>
          <w:rFonts w:ascii="Arial Narrow" w:hAnsi="Arial Narrow" w:cs="Arial"/>
          <w:sz w:val="24"/>
          <w:szCs w:val="24"/>
          <w:lang w:val="es-HN"/>
        </w:rPr>
        <w:t>de</w:t>
      </w:r>
      <w:r w:rsidR="002E2035">
        <w:rPr>
          <w:rFonts w:ascii="Arial Narrow" w:hAnsi="Arial Narrow" w:cs="Arial"/>
          <w:sz w:val="24"/>
          <w:szCs w:val="24"/>
          <w:lang w:val="es-HN"/>
        </w:rPr>
        <w:t>L</w:t>
      </w:r>
      <w:r w:rsidRPr="002F4960">
        <w:rPr>
          <w:rFonts w:ascii="Arial Narrow" w:hAnsi="Arial Narrow" w:cs="Arial"/>
          <w:sz w:val="24"/>
          <w:szCs w:val="24"/>
          <w:lang w:val="es-HN"/>
        </w:rPr>
        <w:t>logística</w:t>
      </w:r>
      <w:proofErr w:type="spellEnd"/>
      <w:r w:rsidRPr="002F4960">
        <w:rPr>
          <w:rFonts w:ascii="Arial Narrow" w:hAnsi="Arial Narrow" w:cs="Arial"/>
          <w:sz w:val="24"/>
          <w:szCs w:val="24"/>
          <w:lang w:val="es-HN"/>
        </w:rPr>
        <w:t>.</w:t>
      </w:r>
    </w:p>
    <w:p w14:paraId="5CC6F868" w14:textId="77777777" w:rsidR="002E2035" w:rsidRDefault="002E2035" w:rsidP="002F4960">
      <w:pPr>
        <w:autoSpaceDE w:val="0"/>
        <w:autoSpaceDN w:val="0"/>
        <w:adjustRightInd w:val="0"/>
        <w:spacing w:after="0" w:line="240" w:lineRule="auto"/>
        <w:ind w:left="284" w:right="49"/>
        <w:jc w:val="both"/>
        <w:rPr>
          <w:rFonts w:ascii="Arial Narrow" w:hAnsi="Arial Narrow" w:cs="Arial"/>
          <w:sz w:val="24"/>
          <w:szCs w:val="24"/>
          <w:lang w:val="es-HN"/>
        </w:rPr>
      </w:pPr>
    </w:p>
    <w:p w14:paraId="1FD582F8" w14:textId="77777777" w:rsidR="002E2035" w:rsidRDefault="002E2035" w:rsidP="002E2035">
      <w:pPr>
        <w:autoSpaceDE w:val="0"/>
        <w:autoSpaceDN w:val="0"/>
        <w:adjustRightInd w:val="0"/>
        <w:spacing w:after="0" w:line="240" w:lineRule="auto"/>
        <w:ind w:left="284" w:right="49"/>
        <w:jc w:val="both"/>
        <w:rPr>
          <w:rFonts w:ascii="Arial Narrow" w:hAnsi="Arial Narrow" w:cs="Arial"/>
          <w:sz w:val="24"/>
          <w:szCs w:val="24"/>
          <w:lang w:val="es-HN"/>
        </w:rPr>
      </w:pPr>
      <w:r w:rsidRPr="002F4960">
        <w:rPr>
          <w:rFonts w:ascii="Arial Narrow" w:hAnsi="Arial Narrow" w:cs="Arial"/>
          <w:sz w:val="24"/>
          <w:szCs w:val="24"/>
          <w:lang w:val="es-HN"/>
        </w:rPr>
        <w:t>Al momento de la carga se prepara el pedido en el área iniciando por la paquetería o producto de menor cantidad, se inicia a cargar el producto en el camión, se verifica la cantidad de producto ingreso y se registra manualmente la fecha de producción y el número de lote (s) conforme a la Orden de carga GL-FO-04.</w:t>
      </w:r>
    </w:p>
    <w:p w14:paraId="06374A28" w14:textId="77777777" w:rsidR="002E2035" w:rsidRDefault="002E2035" w:rsidP="002E2035">
      <w:pPr>
        <w:autoSpaceDE w:val="0"/>
        <w:autoSpaceDN w:val="0"/>
        <w:adjustRightInd w:val="0"/>
        <w:spacing w:after="0" w:line="240" w:lineRule="auto"/>
        <w:ind w:left="284" w:right="49"/>
        <w:jc w:val="both"/>
        <w:rPr>
          <w:rFonts w:ascii="Arial Narrow" w:hAnsi="Arial Narrow" w:cs="Arial"/>
          <w:sz w:val="24"/>
          <w:szCs w:val="24"/>
          <w:lang w:val="es-HN"/>
        </w:rPr>
      </w:pPr>
    </w:p>
    <w:p w14:paraId="7329A616" w14:textId="6FD2133A" w:rsidR="002E2035" w:rsidRPr="002F4960" w:rsidRDefault="002E2035" w:rsidP="002E2035">
      <w:pPr>
        <w:autoSpaceDE w:val="0"/>
        <w:autoSpaceDN w:val="0"/>
        <w:adjustRightInd w:val="0"/>
        <w:spacing w:after="0" w:line="240" w:lineRule="auto"/>
        <w:ind w:left="284" w:right="49"/>
        <w:jc w:val="both"/>
        <w:rPr>
          <w:rFonts w:ascii="Arial Narrow" w:hAnsi="Arial Narrow" w:cs="Arial"/>
          <w:color w:val="FF0000"/>
          <w:sz w:val="24"/>
          <w:szCs w:val="24"/>
          <w:lang w:val="es-HN"/>
        </w:rPr>
      </w:pPr>
      <w:r w:rsidRPr="002F4960">
        <w:rPr>
          <w:rFonts w:ascii="Arial Narrow" w:hAnsi="Arial Narrow" w:cs="Arial"/>
          <w:sz w:val="24"/>
          <w:szCs w:val="24"/>
          <w:lang w:val="es-HN"/>
        </w:rPr>
        <w:t>Una vez completada la carga se procede a pesar el camión de salida para determinar el peso neto del producto para comprobar con el peso físico del producto (libras) y se genera un Boleta de Peso</w:t>
      </w:r>
      <w:r>
        <w:rPr>
          <w:rFonts w:ascii="Arial Narrow" w:hAnsi="Arial Narrow" w:cs="Arial"/>
          <w:sz w:val="24"/>
          <w:szCs w:val="24"/>
          <w:lang w:val="es-HN"/>
        </w:rPr>
        <w:t>.</w:t>
      </w:r>
    </w:p>
    <w:p w14:paraId="4A75CCAF" w14:textId="77777777" w:rsidR="00313E7D" w:rsidRPr="002F4960" w:rsidRDefault="00313E7D" w:rsidP="002F4960">
      <w:pPr>
        <w:autoSpaceDE w:val="0"/>
        <w:autoSpaceDN w:val="0"/>
        <w:adjustRightInd w:val="0"/>
        <w:spacing w:after="0" w:line="240" w:lineRule="auto"/>
        <w:ind w:right="-518"/>
        <w:jc w:val="both"/>
        <w:rPr>
          <w:rFonts w:ascii="Arial Narrow" w:hAnsi="Arial Narrow" w:cs="Arial"/>
          <w:color w:val="FF0000"/>
          <w:sz w:val="24"/>
          <w:szCs w:val="24"/>
          <w:lang w:val="es-HN"/>
        </w:rPr>
      </w:pPr>
    </w:p>
    <w:p w14:paraId="243A31AA" w14:textId="77777777" w:rsidR="00313E7D" w:rsidRPr="002F4960" w:rsidRDefault="00313E7D" w:rsidP="002F4960">
      <w:pPr>
        <w:autoSpaceDE w:val="0"/>
        <w:autoSpaceDN w:val="0"/>
        <w:adjustRightInd w:val="0"/>
        <w:spacing w:after="0" w:line="240" w:lineRule="auto"/>
        <w:ind w:left="284" w:right="49"/>
        <w:jc w:val="both"/>
        <w:rPr>
          <w:rFonts w:ascii="Arial Narrow" w:hAnsi="Arial Narrow" w:cs="Arial"/>
          <w:sz w:val="24"/>
          <w:szCs w:val="24"/>
          <w:lang w:val="es-HN"/>
        </w:rPr>
      </w:pPr>
      <w:r w:rsidRPr="002F4960">
        <w:rPr>
          <w:rFonts w:ascii="Arial Narrow" w:hAnsi="Arial Narrow" w:cs="Arial"/>
          <w:sz w:val="24"/>
          <w:szCs w:val="24"/>
          <w:lang w:val="es-HN"/>
        </w:rPr>
        <w:t>El Coordinador de logística genera un Listín GL-FO-03 en el sistema informático de acuerdo información de carga y peso para cotejar el producto y cuadrar los inventarios, con esta información proceder a generar un Pase de Salida GL-FO-05 que se le entrega a motorista, el cual entrega a vigilancia al momento de su salida.</w:t>
      </w:r>
    </w:p>
    <w:p w14:paraId="6790034C" w14:textId="77777777" w:rsidR="00313E7D" w:rsidRPr="002F4960" w:rsidRDefault="00313E7D" w:rsidP="002F4960">
      <w:pPr>
        <w:autoSpaceDE w:val="0"/>
        <w:autoSpaceDN w:val="0"/>
        <w:adjustRightInd w:val="0"/>
        <w:spacing w:after="0" w:line="240" w:lineRule="auto"/>
        <w:ind w:left="284" w:right="-518"/>
        <w:jc w:val="both"/>
        <w:rPr>
          <w:rFonts w:ascii="Arial Narrow" w:hAnsi="Arial Narrow" w:cs="Arial"/>
          <w:sz w:val="24"/>
          <w:szCs w:val="24"/>
          <w:lang w:val="es-HN"/>
        </w:rPr>
      </w:pPr>
      <w:r w:rsidRPr="002F4960">
        <w:rPr>
          <w:rFonts w:ascii="Arial Narrow" w:hAnsi="Arial Narrow" w:cs="Arial"/>
          <w:sz w:val="24"/>
          <w:szCs w:val="24"/>
          <w:lang w:val="es-HN"/>
        </w:rPr>
        <w:t xml:space="preserve">No debe de salir ningún camión con producto que no cuenta con el pase de salida GL-FO-05. </w:t>
      </w:r>
    </w:p>
    <w:p w14:paraId="1ADB71D3" w14:textId="77777777" w:rsidR="00313E7D" w:rsidRPr="002F4960" w:rsidRDefault="00313E7D" w:rsidP="002F4960">
      <w:pPr>
        <w:autoSpaceDE w:val="0"/>
        <w:autoSpaceDN w:val="0"/>
        <w:adjustRightInd w:val="0"/>
        <w:spacing w:after="0" w:line="240" w:lineRule="auto"/>
        <w:ind w:left="-567" w:right="-518"/>
        <w:jc w:val="both"/>
        <w:rPr>
          <w:rFonts w:ascii="Arial Narrow" w:hAnsi="Arial Narrow" w:cs="Arial"/>
          <w:sz w:val="24"/>
          <w:szCs w:val="24"/>
          <w:highlight w:val="yellow"/>
          <w:lang w:val="es-HN"/>
        </w:rPr>
      </w:pPr>
    </w:p>
    <w:p w14:paraId="6FAA5EC0" w14:textId="77777777" w:rsidR="00313E7D" w:rsidRPr="002F4960" w:rsidRDefault="00313E7D" w:rsidP="002F4960">
      <w:pPr>
        <w:autoSpaceDE w:val="0"/>
        <w:autoSpaceDN w:val="0"/>
        <w:adjustRightInd w:val="0"/>
        <w:spacing w:after="0" w:line="240" w:lineRule="auto"/>
        <w:ind w:left="284" w:right="49"/>
        <w:jc w:val="both"/>
        <w:rPr>
          <w:rFonts w:ascii="Arial Narrow" w:hAnsi="Arial Narrow" w:cs="Arial"/>
          <w:sz w:val="24"/>
          <w:szCs w:val="24"/>
          <w:lang w:val="es-HN"/>
        </w:rPr>
      </w:pPr>
      <w:r w:rsidRPr="002F4960">
        <w:rPr>
          <w:rFonts w:ascii="Arial Narrow" w:hAnsi="Arial Narrow" w:cs="Arial"/>
          <w:sz w:val="24"/>
          <w:szCs w:val="24"/>
          <w:lang w:val="es-HN"/>
        </w:rPr>
        <w:lastRenderedPageBreak/>
        <w:t>Los guardias de seguridad revisan la información del pase de salida GL-FO-05 y Listín guía de documentos GL-FO-06 y escanean el Listín GL-FO-03 dando por aceptado la salida e información del producto, camión y motorista.</w:t>
      </w:r>
    </w:p>
    <w:p w14:paraId="7601E74E" w14:textId="77777777" w:rsidR="00313E7D" w:rsidRPr="002F4960" w:rsidRDefault="00313E7D" w:rsidP="002F4960">
      <w:pPr>
        <w:autoSpaceDE w:val="0"/>
        <w:autoSpaceDN w:val="0"/>
        <w:adjustRightInd w:val="0"/>
        <w:spacing w:after="0" w:line="240" w:lineRule="auto"/>
        <w:ind w:left="-567" w:right="-518"/>
        <w:jc w:val="both"/>
        <w:rPr>
          <w:rFonts w:ascii="Arial Narrow" w:hAnsi="Arial Narrow" w:cs="Arial"/>
          <w:sz w:val="24"/>
          <w:szCs w:val="24"/>
          <w:lang w:val="es-HN"/>
        </w:rPr>
      </w:pPr>
    </w:p>
    <w:p w14:paraId="5B6BA045" w14:textId="26BA24E1" w:rsidR="00313E7D" w:rsidRPr="002F4960" w:rsidRDefault="00313E7D" w:rsidP="002F4960">
      <w:pPr>
        <w:autoSpaceDE w:val="0"/>
        <w:autoSpaceDN w:val="0"/>
        <w:adjustRightInd w:val="0"/>
        <w:spacing w:after="0" w:line="240" w:lineRule="auto"/>
        <w:ind w:left="284" w:right="49"/>
        <w:jc w:val="both"/>
        <w:rPr>
          <w:rFonts w:ascii="Arial Narrow" w:hAnsi="Arial Narrow" w:cs="Arial"/>
          <w:sz w:val="24"/>
          <w:szCs w:val="24"/>
          <w:lang w:val="es-HN"/>
        </w:rPr>
      </w:pPr>
      <w:r w:rsidRPr="002F4960">
        <w:rPr>
          <w:rFonts w:ascii="Arial Narrow" w:hAnsi="Arial Narrow" w:cs="Arial"/>
          <w:sz w:val="24"/>
          <w:szCs w:val="24"/>
          <w:lang w:val="es-HN"/>
        </w:rPr>
        <w:t>Una vez entregado el producto ingresa el camión con su respectiva documentación que consiste en factura original firmada por el cliente y Listín GL-FO-03 cuales son entregados al encargado de Créditos.</w:t>
      </w:r>
    </w:p>
    <w:p w14:paraId="4AF05C25" w14:textId="77777777" w:rsidR="00313E7D" w:rsidRDefault="00313E7D" w:rsidP="002F4960">
      <w:pPr>
        <w:autoSpaceDE w:val="0"/>
        <w:autoSpaceDN w:val="0"/>
        <w:adjustRightInd w:val="0"/>
        <w:spacing w:after="0" w:line="240" w:lineRule="auto"/>
        <w:ind w:left="709"/>
        <w:jc w:val="both"/>
        <w:rPr>
          <w:rFonts w:ascii="Arial Narrow" w:hAnsi="Arial Narrow" w:cs="Arial"/>
          <w:sz w:val="24"/>
          <w:szCs w:val="24"/>
          <w:lang w:val="es-HN"/>
        </w:rPr>
      </w:pPr>
    </w:p>
    <w:p w14:paraId="173CC468" w14:textId="77777777" w:rsidR="002E2035" w:rsidRDefault="002E2035" w:rsidP="002F4960">
      <w:pPr>
        <w:autoSpaceDE w:val="0"/>
        <w:autoSpaceDN w:val="0"/>
        <w:adjustRightInd w:val="0"/>
        <w:spacing w:after="0" w:line="240" w:lineRule="auto"/>
        <w:ind w:left="709"/>
        <w:jc w:val="both"/>
        <w:rPr>
          <w:rFonts w:ascii="Arial Narrow" w:hAnsi="Arial Narrow" w:cs="Arial"/>
          <w:sz w:val="24"/>
          <w:szCs w:val="24"/>
          <w:lang w:val="es-HN"/>
        </w:rPr>
      </w:pPr>
    </w:p>
    <w:p w14:paraId="7EB41D9C" w14:textId="7A782A33" w:rsidR="002E2035" w:rsidRPr="0086620E" w:rsidRDefault="0086620E" w:rsidP="0086620E">
      <w:pPr>
        <w:pStyle w:val="Prrafodelista"/>
        <w:numPr>
          <w:ilvl w:val="0"/>
          <w:numId w:val="28"/>
        </w:numPr>
        <w:autoSpaceDE w:val="0"/>
        <w:autoSpaceDN w:val="0"/>
        <w:adjustRightInd w:val="0"/>
        <w:spacing w:after="0" w:line="240" w:lineRule="auto"/>
        <w:jc w:val="both"/>
        <w:rPr>
          <w:rFonts w:ascii="Arial Narrow" w:hAnsi="Arial Narrow" w:cs="Arial"/>
          <w:b/>
          <w:bCs/>
          <w:sz w:val="24"/>
          <w:szCs w:val="24"/>
          <w:lang w:val="es-HN"/>
        </w:rPr>
      </w:pPr>
      <w:r w:rsidRPr="0086620E">
        <w:rPr>
          <w:rFonts w:ascii="Arial Narrow" w:hAnsi="Arial Narrow" w:cs="Arial"/>
          <w:b/>
          <w:bCs/>
          <w:sz w:val="24"/>
          <w:szCs w:val="24"/>
          <w:lang w:val="es-HN"/>
        </w:rPr>
        <w:t>Verificación</w:t>
      </w:r>
    </w:p>
    <w:p w14:paraId="34AF4476" w14:textId="08A0DC98" w:rsidR="0086620E" w:rsidRPr="0086620E" w:rsidRDefault="0086620E" w:rsidP="0086620E">
      <w:pPr>
        <w:pStyle w:val="Prrafodelista"/>
        <w:autoSpaceDE w:val="0"/>
        <w:autoSpaceDN w:val="0"/>
        <w:adjustRightInd w:val="0"/>
        <w:spacing w:after="0" w:line="240" w:lineRule="auto"/>
        <w:ind w:left="360"/>
        <w:jc w:val="both"/>
        <w:rPr>
          <w:rFonts w:ascii="Arial Narrow" w:hAnsi="Arial Narrow" w:cs="Arial"/>
          <w:b/>
          <w:bCs/>
          <w:i/>
          <w:iCs/>
          <w:sz w:val="24"/>
          <w:szCs w:val="24"/>
          <w:lang w:val="es-HN"/>
        </w:rPr>
      </w:pPr>
      <w:r w:rsidRPr="0086620E">
        <w:rPr>
          <w:rFonts w:ascii="Arial Narrow" w:hAnsi="Arial Narrow" w:cs="Arial"/>
          <w:b/>
          <w:bCs/>
          <w:i/>
          <w:iCs/>
          <w:sz w:val="24"/>
          <w:szCs w:val="24"/>
          <w:lang w:val="es-HN"/>
        </w:rPr>
        <w:t>Se tiene establecido probar la eficacia del sistema de trazabilidad al menos una vez al año, la información recopilada durante el ejercicio se mantiene como información documentada.</w:t>
      </w:r>
    </w:p>
    <w:sectPr w:rsidR="0086620E" w:rsidRPr="0086620E" w:rsidSect="00A81713">
      <w:headerReference w:type="default" r:id="rId11"/>
      <w:footerReference w:type="default" r:id="rId12"/>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D591BC" w14:textId="77777777" w:rsidR="00B93D94" w:rsidRDefault="00B93D94" w:rsidP="001962D7">
      <w:pPr>
        <w:spacing w:after="0" w:line="240" w:lineRule="auto"/>
      </w:pPr>
      <w:r>
        <w:separator/>
      </w:r>
    </w:p>
  </w:endnote>
  <w:endnote w:type="continuationSeparator" w:id="0">
    <w:p w14:paraId="1EBBC159" w14:textId="77777777" w:rsidR="00B93D94" w:rsidRDefault="00B93D94" w:rsidP="00196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94AA6" w14:textId="0DE8ED8A" w:rsidR="00F67B29" w:rsidRPr="00F67B29" w:rsidRDefault="00F67B29">
    <w:pPr>
      <w:pStyle w:val="Piedepgina"/>
      <w:rPr>
        <w:rFonts w:ascii="Arial Narrow" w:hAnsi="Arial Narrow"/>
        <w:b/>
        <w:bCs/>
        <w:sz w:val="18"/>
        <w:szCs w:val="18"/>
      </w:rPr>
    </w:pPr>
    <w:r>
      <w:rPr>
        <w:rFonts w:ascii="Arial Narrow" w:hAnsi="Arial Narrow"/>
        <w:b/>
        <w:bCs/>
        <w:sz w:val="28"/>
        <w:szCs w:val="28"/>
      </w:rPr>
      <w:t xml:space="preserve">                                                                                            </w:t>
    </w:r>
  </w:p>
  <w:p w14:paraId="1E55903F" w14:textId="77777777" w:rsidR="00F67B29" w:rsidRDefault="00F67B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91F15" w14:textId="77777777" w:rsidR="00B93D94" w:rsidRDefault="00B93D94" w:rsidP="001962D7">
      <w:pPr>
        <w:spacing w:after="0" w:line="240" w:lineRule="auto"/>
      </w:pPr>
      <w:r>
        <w:separator/>
      </w:r>
    </w:p>
  </w:footnote>
  <w:footnote w:type="continuationSeparator" w:id="0">
    <w:p w14:paraId="6B4F5424" w14:textId="77777777" w:rsidR="00B93D94" w:rsidRDefault="00B93D94" w:rsidP="00196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5"/>
      <w:gridCol w:w="2835"/>
      <w:gridCol w:w="3118"/>
      <w:gridCol w:w="1418"/>
    </w:tblGrid>
    <w:tr w:rsidR="009458A3" w:rsidRPr="005F7A8F" w14:paraId="569B3860" w14:textId="77777777" w:rsidTr="00B71691">
      <w:trPr>
        <w:cantSplit/>
        <w:trHeight w:val="132"/>
        <w:jc w:val="center"/>
      </w:trPr>
      <w:tc>
        <w:tcPr>
          <w:tcW w:w="1555" w:type="dxa"/>
          <w:vMerge w:val="restart"/>
        </w:tcPr>
        <w:p w14:paraId="08CD555E" w14:textId="3629D7FF" w:rsidR="009458A3" w:rsidRPr="005F7A8F" w:rsidRDefault="00B64733" w:rsidP="009458A3">
          <w:pPr>
            <w:pStyle w:val="Encabezado"/>
            <w:jc w:val="center"/>
            <w:rPr>
              <w:rFonts w:ascii="Arial Narrow" w:hAnsi="Arial Narrow" w:cs="Arial"/>
              <w:noProof/>
            </w:rPr>
          </w:pPr>
          <w:bookmarkStart w:id="2" w:name="_Hlk503354074"/>
          <w:r>
            <w:rPr>
              <w:noProof/>
              <w:sz w:val="36"/>
              <w:szCs w:val="36"/>
              <w:lang w:val="es-HN" w:eastAsia="es-HN"/>
            </w:rPr>
            <w:drawing>
              <wp:inline distT="0" distB="0" distL="0" distR="0" wp14:anchorId="7E5010DF" wp14:editId="28B2E770">
                <wp:extent cx="819398" cy="6000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3225" t="14528" r="80143" b="19189"/>
                        <a:stretch/>
                      </pic:blipFill>
                      <pic:spPr bwMode="auto">
                        <a:xfrm>
                          <a:off x="0" y="0"/>
                          <a:ext cx="820135" cy="6006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953" w:type="dxa"/>
          <w:gridSpan w:val="2"/>
          <w:tcBorders>
            <w:bottom w:val="nil"/>
          </w:tcBorders>
          <w:vAlign w:val="center"/>
        </w:tcPr>
        <w:p w14:paraId="48509BB7" w14:textId="77777777" w:rsidR="009458A3" w:rsidRPr="005F7A8F" w:rsidRDefault="009458A3" w:rsidP="00190746">
          <w:pPr>
            <w:pStyle w:val="Encabezado"/>
            <w:jc w:val="center"/>
            <w:rPr>
              <w:rFonts w:ascii="Arial Narrow" w:hAnsi="Arial Narrow" w:cs="Arial"/>
              <w:b/>
              <w:sz w:val="24"/>
              <w:szCs w:val="24"/>
            </w:rPr>
          </w:pPr>
          <w:r w:rsidRPr="005F7A8F">
            <w:rPr>
              <w:rFonts w:ascii="Arial Narrow" w:hAnsi="Arial Narrow" w:cs="Arial"/>
              <w:b/>
              <w:sz w:val="24"/>
              <w:szCs w:val="24"/>
            </w:rPr>
            <w:t>EMPRESAS DIECK Y DIECK</w:t>
          </w:r>
        </w:p>
      </w:tc>
      <w:tc>
        <w:tcPr>
          <w:tcW w:w="1418" w:type="dxa"/>
          <w:vMerge w:val="restart"/>
          <w:vAlign w:val="center"/>
        </w:tcPr>
        <w:p w14:paraId="57728788" w14:textId="77777777" w:rsidR="009458A3" w:rsidRPr="005F7A8F" w:rsidRDefault="009458A3" w:rsidP="009458A3">
          <w:pPr>
            <w:pStyle w:val="Encabezado"/>
            <w:jc w:val="center"/>
            <w:rPr>
              <w:rFonts w:ascii="Arial Narrow" w:hAnsi="Arial Narrow" w:cs="Arial"/>
              <w:b/>
            </w:rPr>
          </w:pPr>
          <w:r w:rsidRPr="005F7A8F">
            <w:rPr>
              <w:rFonts w:ascii="Arial Narrow" w:hAnsi="Arial Narrow" w:cs="Arial"/>
              <w:b/>
            </w:rPr>
            <w:t xml:space="preserve">Código:  </w:t>
          </w:r>
        </w:p>
        <w:p w14:paraId="5FC65441" w14:textId="77777777" w:rsidR="009458A3" w:rsidRPr="005F7A8F" w:rsidRDefault="009458A3" w:rsidP="009458A3">
          <w:pPr>
            <w:pStyle w:val="Encabezado"/>
            <w:jc w:val="center"/>
            <w:rPr>
              <w:rFonts w:ascii="Arial Narrow" w:hAnsi="Arial Narrow" w:cs="Arial"/>
              <w:bCs/>
            </w:rPr>
          </w:pPr>
          <w:r w:rsidRPr="005F7A8F">
            <w:rPr>
              <w:rFonts w:ascii="Arial Narrow" w:hAnsi="Arial Narrow" w:cs="Arial"/>
              <w:bCs/>
            </w:rPr>
            <w:t xml:space="preserve">PA-PR-01                 </w:t>
          </w:r>
        </w:p>
      </w:tc>
    </w:tr>
    <w:tr w:rsidR="009458A3" w:rsidRPr="005F7A8F" w14:paraId="440620D5" w14:textId="77777777" w:rsidTr="00B71691">
      <w:trPr>
        <w:cantSplit/>
        <w:trHeight w:val="47"/>
        <w:jc w:val="center"/>
      </w:trPr>
      <w:tc>
        <w:tcPr>
          <w:tcW w:w="1555" w:type="dxa"/>
          <w:vMerge/>
        </w:tcPr>
        <w:p w14:paraId="1BCE90E5" w14:textId="77777777" w:rsidR="009458A3" w:rsidRPr="005F7A8F" w:rsidRDefault="009458A3" w:rsidP="009458A3">
          <w:pPr>
            <w:pStyle w:val="Encabezado"/>
            <w:rPr>
              <w:rFonts w:ascii="Arial Narrow" w:hAnsi="Arial Narrow" w:cs="Arial"/>
              <w:b/>
            </w:rPr>
          </w:pPr>
        </w:p>
      </w:tc>
      <w:tc>
        <w:tcPr>
          <w:tcW w:w="5953" w:type="dxa"/>
          <w:gridSpan w:val="2"/>
          <w:tcBorders>
            <w:bottom w:val="nil"/>
          </w:tcBorders>
          <w:vAlign w:val="center"/>
        </w:tcPr>
        <w:p w14:paraId="5E9968BF" w14:textId="26F67353" w:rsidR="009458A3" w:rsidRPr="005F7A8F" w:rsidRDefault="009458A3" w:rsidP="00190746">
          <w:pPr>
            <w:pStyle w:val="Encabezado"/>
            <w:jc w:val="center"/>
            <w:rPr>
              <w:rFonts w:ascii="Arial Narrow" w:hAnsi="Arial Narrow" w:cs="Arial"/>
              <w:b/>
              <w:sz w:val="24"/>
              <w:szCs w:val="24"/>
            </w:rPr>
          </w:pPr>
          <w:r w:rsidRPr="005F7A8F">
            <w:rPr>
              <w:rFonts w:ascii="Arial Narrow" w:hAnsi="Arial Narrow" w:cs="Arial"/>
              <w:b/>
              <w:sz w:val="24"/>
              <w:szCs w:val="24"/>
            </w:rPr>
            <w:t xml:space="preserve">PROCEDIMIENTO  DE TRAZABILIDAD PLANTA DE </w:t>
          </w:r>
          <w:r w:rsidR="000B7E50" w:rsidRPr="005F7A8F">
            <w:rPr>
              <w:rFonts w:ascii="Arial Narrow" w:hAnsi="Arial Narrow" w:cs="Arial"/>
              <w:b/>
              <w:sz w:val="24"/>
              <w:szCs w:val="24"/>
            </w:rPr>
            <w:t>PRODUCCIÓN</w:t>
          </w:r>
          <w:r w:rsidRPr="005F7A8F">
            <w:rPr>
              <w:rFonts w:ascii="Arial Narrow" w:hAnsi="Arial Narrow" w:cs="Arial"/>
              <w:b/>
              <w:sz w:val="24"/>
              <w:szCs w:val="24"/>
            </w:rPr>
            <w:t xml:space="preserve"> DE  ARROZ </w:t>
          </w:r>
        </w:p>
      </w:tc>
      <w:tc>
        <w:tcPr>
          <w:tcW w:w="1418" w:type="dxa"/>
          <w:vMerge/>
        </w:tcPr>
        <w:p w14:paraId="3E545322" w14:textId="77777777" w:rsidR="009458A3" w:rsidRPr="005F7A8F" w:rsidRDefault="009458A3" w:rsidP="009458A3">
          <w:pPr>
            <w:pStyle w:val="Encabezado"/>
            <w:jc w:val="center"/>
            <w:rPr>
              <w:rFonts w:ascii="Arial Narrow" w:hAnsi="Arial Narrow" w:cs="Arial"/>
              <w:b/>
            </w:rPr>
          </w:pPr>
        </w:p>
      </w:tc>
    </w:tr>
    <w:tr w:rsidR="009458A3" w:rsidRPr="005F7A8F" w14:paraId="1DC419DF" w14:textId="77777777" w:rsidTr="00B71691">
      <w:trPr>
        <w:cantSplit/>
        <w:trHeight w:val="454"/>
        <w:jc w:val="center"/>
      </w:trPr>
      <w:tc>
        <w:tcPr>
          <w:tcW w:w="1555" w:type="dxa"/>
          <w:vMerge/>
          <w:vAlign w:val="center"/>
        </w:tcPr>
        <w:p w14:paraId="3A267148" w14:textId="77777777" w:rsidR="009458A3" w:rsidRPr="005F7A8F" w:rsidRDefault="009458A3" w:rsidP="009458A3">
          <w:pPr>
            <w:pStyle w:val="Encabezado"/>
            <w:jc w:val="center"/>
            <w:rPr>
              <w:rFonts w:ascii="Arial Narrow" w:hAnsi="Arial Narrow" w:cs="Arial"/>
            </w:rPr>
          </w:pPr>
        </w:p>
      </w:tc>
      <w:tc>
        <w:tcPr>
          <w:tcW w:w="2835" w:type="dxa"/>
          <w:tcBorders>
            <w:top w:val="single" w:sz="4" w:space="0" w:color="auto"/>
            <w:right w:val="single" w:sz="4" w:space="0" w:color="auto"/>
          </w:tcBorders>
          <w:vAlign w:val="center"/>
        </w:tcPr>
        <w:p w14:paraId="6FD4B231" w14:textId="77777777" w:rsidR="009458A3" w:rsidRPr="005F7A8F" w:rsidRDefault="009458A3" w:rsidP="00190746">
          <w:pPr>
            <w:pStyle w:val="Encabezado"/>
            <w:jc w:val="center"/>
            <w:rPr>
              <w:rFonts w:ascii="Arial Narrow" w:hAnsi="Arial Narrow" w:cs="Arial"/>
              <w:b/>
              <w:lang w:val="es-MX"/>
            </w:rPr>
          </w:pPr>
          <w:r w:rsidRPr="005F7A8F">
            <w:rPr>
              <w:rFonts w:ascii="Arial Narrow" w:hAnsi="Arial Narrow" w:cs="Arial"/>
              <w:b/>
              <w:lang w:val="es-MX"/>
            </w:rPr>
            <w:t>Elaborado por:</w:t>
          </w:r>
        </w:p>
        <w:p w14:paraId="1827667E" w14:textId="0C3978C1" w:rsidR="009458A3" w:rsidRPr="005F7A8F" w:rsidRDefault="009458A3" w:rsidP="00190746">
          <w:pPr>
            <w:pStyle w:val="Encabezado"/>
            <w:jc w:val="center"/>
            <w:rPr>
              <w:rFonts w:ascii="Arial Narrow" w:hAnsi="Arial Narrow" w:cs="Arial"/>
              <w:lang w:val="es-MX"/>
            </w:rPr>
          </w:pPr>
          <w:r w:rsidRPr="005F7A8F">
            <w:rPr>
              <w:rFonts w:ascii="Arial Narrow" w:hAnsi="Arial Narrow" w:cs="Arial"/>
              <w:lang w:val="es-MX"/>
            </w:rPr>
            <w:t>Jefe d</w:t>
          </w:r>
          <w:r w:rsidR="00FB4601" w:rsidRPr="005F7A8F">
            <w:rPr>
              <w:rFonts w:ascii="Arial Narrow" w:hAnsi="Arial Narrow" w:cs="Arial"/>
              <w:lang w:val="es-MX"/>
            </w:rPr>
            <w:t xml:space="preserve">e </w:t>
          </w:r>
          <w:r w:rsidR="00807747">
            <w:rPr>
              <w:rFonts w:ascii="Arial Narrow" w:hAnsi="Arial Narrow" w:cs="Arial"/>
              <w:lang w:val="es-MX"/>
            </w:rPr>
            <w:t>Planta</w:t>
          </w:r>
        </w:p>
      </w:tc>
      <w:tc>
        <w:tcPr>
          <w:tcW w:w="3118" w:type="dxa"/>
          <w:tcBorders>
            <w:top w:val="single" w:sz="4" w:space="0" w:color="auto"/>
            <w:right w:val="single" w:sz="4" w:space="0" w:color="auto"/>
          </w:tcBorders>
          <w:vAlign w:val="center"/>
        </w:tcPr>
        <w:p w14:paraId="3A93AB91" w14:textId="77777777" w:rsidR="009458A3" w:rsidRPr="005F7A8F" w:rsidRDefault="009458A3" w:rsidP="00190746">
          <w:pPr>
            <w:pStyle w:val="Encabezado"/>
            <w:jc w:val="center"/>
            <w:rPr>
              <w:rFonts w:ascii="Arial Narrow" w:hAnsi="Arial Narrow" w:cs="Arial"/>
              <w:b/>
              <w:lang w:val="es-MX"/>
            </w:rPr>
          </w:pPr>
          <w:r w:rsidRPr="005F7A8F">
            <w:rPr>
              <w:rFonts w:ascii="Arial Narrow" w:hAnsi="Arial Narrow" w:cs="Arial"/>
              <w:b/>
              <w:lang w:val="es-MX"/>
            </w:rPr>
            <w:t>Revisado por:</w:t>
          </w:r>
        </w:p>
        <w:p w14:paraId="308DE3FD" w14:textId="6453612C" w:rsidR="009458A3" w:rsidRPr="005F7A8F" w:rsidRDefault="00F901B5" w:rsidP="00190746">
          <w:pPr>
            <w:pStyle w:val="Encabezado"/>
            <w:tabs>
              <w:tab w:val="center" w:pos="1206"/>
              <w:tab w:val="right" w:pos="2413"/>
            </w:tabs>
            <w:jc w:val="center"/>
            <w:rPr>
              <w:rFonts w:ascii="Arial Narrow" w:hAnsi="Arial Narrow" w:cs="Arial"/>
              <w:lang w:val="es-MX"/>
            </w:rPr>
          </w:pPr>
          <w:r w:rsidRPr="005F7A8F">
            <w:rPr>
              <w:rFonts w:ascii="Arial Narrow" w:hAnsi="Arial Narrow" w:cs="Arial"/>
              <w:lang w:val="es-MX"/>
            </w:rPr>
            <w:t>Equipo HACCP</w:t>
          </w:r>
        </w:p>
      </w:tc>
      <w:tc>
        <w:tcPr>
          <w:tcW w:w="1418" w:type="dxa"/>
          <w:vMerge w:val="restart"/>
          <w:tcBorders>
            <w:top w:val="single" w:sz="4" w:space="0" w:color="auto"/>
            <w:left w:val="single" w:sz="4" w:space="0" w:color="auto"/>
            <w:right w:val="single" w:sz="4" w:space="0" w:color="auto"/>
          </w:tcBorders>
          <w:vAlign w:val="center"/>
        </w:tcPr>
        <w:p w14:paraId="4148B7E8" w14:textId="1E56CF95" w:rsidR="009458A3" w:rsidRPr="005F7A8F" w:rsidRDefault="009458A3" w:rsidP="009458A3">
          <w:pPr>
            <w:pStyle w:val="Encabezado"/>
            <w:jc w:val="center"/>
            <w:rPr>
              <w:rFonts w:ascii="Arial Narrow" w:hAnsi="Arial Narrow" w:cs="Arial"/>
            </w:rPr>
          </w:pPr>
          <w:r w:rsidRPr="005F7A8F">
            <w:rPr>
              <w:rFonts w:ascii="Arial Narrow" w:hAnsi="Arial Narrow" w:cs="Arial"/>
              <w:b/>
            </w:rPr>
            <w:t xml:space="preserve">Versión: </w:t>
          </w:r>
          <w:r w:rsidRPr="00DA2AD6">
            <w:rPr>
              <w:rFonts w:ascii="Arial Narrow" w:hAnsi="Arial Narrow" w:cs="Arial"/>
              <w:bCs/>
            </w:rPr>
            <w:t>0</w:t>
          </w:r>
          <w:r w:rsidR="001627BE">
            <w:rPr>
              <w:rFonts w:ascii="Arial Narrow" w:hAnsi="Arial Narrow" w:cs="Arial"/>
              <w:bCs/>
            </w:rPr>
            <w:t>4</w:t>
          </w:r>
        </w:p>
      </w:tc>
    </w:tr>
    <w:tr w:rsidR="009458A3" w:rsidRPr="005F7A8F" w14:paraId="43E38F2E" w14:textId="77777777" w:rsidTr="00B71691">
      <w:trPr>
        <w:cantSplit/>
        <w:trHeight w:val="366"/>
        <w:jc w:val="center"/>
      </w:trPr>
      <w:tc>
        <w:tcPr>
          <w:tcW w:w="1555" w:type="dxa"/>
          <w:vAlign w:val="center"/>
        </w:tcPr>
        <w:p w14:paraId="07214AA5" w14:textId="12002064" w:rsidR="009458A3" w:rsidRPr="005F7A8F" w:rsidRDefault="009458A3" w:rsidP="009458A3">
          <w:pPr>
            <w:pStyle w:val="Encabezado"/>
            <w:jc w:val="center"/>
            <w:rPr>
              <w:rFonts w:ascii="Arial Narrow" w:hAnsi="Arial Narrow" w:cs="Arial"/>
            </w:rPr>
          </w:pPr>
          <w:r w:rsidRPr="005F7A8F">
            <w:rPr>
              <w:rFonts w:ascii="Arial Narrow" w:hAnsi="Arial Narrow" w:cs="Arial"/>
              <w:b/>
            </w:rPr>
            <w:t xml:space="preserve">Página </w:t>
          </w:r>
          <w:r w:rsidRPr="005F7A8F">
            <w:rPr>
              <w:rFonts w:ascii="Arial Narrow" w:hAnsi="Arial Narrow" w:cs="Arial"/>
              <w:b/>
            </w:rPr>
            <w:fldChar w:fldCharType="begin"/>
          </w:r>
          <w:r w:rsidRPr="005F7A8F">
            <w:rPr>
              <w:rFonts w:ascii="Arial Narrow" w:hAnsi="Arial Narrow" w:cs="Arial"/>
              <w:b/>
            </w:rPr>
            <w:instrText xml:space="preserve"> PAGE </w:instrText>
          </w:r>
          <w:r w:rsidRPr="005F7A8F">
            <w:rPr>
              <w:rFonts w:ascii="Arial Narrow" w:hAnsi="Arial Narrow" w:cs="Arial"/>
              <w:b/>
            </w:rPr>
            <w:fldChar w:fldCharType="separate"/>
          </w:r>
          <w:r w:rsidR="00B048AD" w:rsidRPr="005F7A8F">
            <w:rPr>
              <w:rFonts w:ascii="Arial Narrow" w:hAnsi="Arial Narrow" w:cs="Arial"/>
              <w:b/>
              <w:noProof/>
            </w:rPr>
            <w:t>17</w:t>
          </w:r>
          <w:r w:rsidRPr="005F7A8F">
            <w:rPr>
              <w:rFonts w:ascii="Arial Narrow" w:hAnsi="Arial Narrow" w:cs="Arial"/>
              <w:b/>
            </w:rPr>
            <w:fldChar w:fldCharType="end"/>
          </w:r>
          <w:r w:rsidRPr="005F7A8F">
            <w:rPr>
              <w:rFonts w:ascii="Arial Narrow" w:hAnsi="Arial Narrow" w:cs="Arial"/>
              <w:b/>
            </w:rPr>
            <w:t xml:space="preserve"> de </w:t>
          </w:r>
          <w:r w:rsidRPr="005F7A8F">
            <w:rPr>
              <w:rFonts w:ascii="Arial Narrow" w:hAnsi="Arial Narrow" w:cs="Arial"/>
              <w:b/>
            </w:rPr>
            <w:fldChar w:fldCharType="begin"/>
          </w:r>
          <w:r w:rsidRPr="005F7A8F">
            <w:rPr>
              <w:rFonts w:ascii="Arial Narrow" w:hAnsi="Arial Narrow" w:cs="Arial"/>
              <w:b/>
            </w:rPr>
            <w:instrText xml:space="preserve"> NUMPAGES  </w:instrText>
          </w:r>
          <w:r w:rsidRPr="005F7A8F">
            <w:rPr>
              <w:rFonts w:ascii="Arial Narrow" w:hAnsi="Arial Narrow" w:cs="Arial"/>
              <w:b/>
            </w:rPr>
            <w:fldChar w:fldCharType="separate"/>
          </w:r>
          <w:r w:rsidR="00B048AD" w:rsidRPr="005F7A8F">
            <w:rPr>
              <w:rFonts w:ascii="Arial Narrow" w:hAnsi="Arial Narrow" w:cs="Arial"/>
              <w:b/>
              <w:noProof/>
            </w:rPr>
            <w:t>18</w:t>
          </w:r>
          <w:r w:rsidRPr="005F7A8F">
            <w:rPr>
              <w:rFonts w:ascii="Arial Narrow" w:hAnsi="Arial Narrow" w:cs="Arial"/>
              <w:b/>
            </w:rPr>
            <w:fldChar w:fldCharType="end"/>
          </w:r>
        </w:p>
      </w:tc>
      <w:tc>
        <w:tcPr>
          <w:tcW w:w="2835" w:type="dxa"/>
          <w:tcBorders>
            <w:bottom w:val="single" w:sz="4" w:space="0" w:color="auto"/>
            <w:right w:val="single" w:sz="4" w:space="0" w:color="auto"/>
          </w:tcBorders>
        </w:tcPr>
        <w:p w14:paraId="23394C1F" w14:textId="267F614C" w:rsidR="009458A3" w:rsidRPr="005F7A8F" w:rsidRDefault="009458A3" w:rsidP="00190746">
          <w:pPr>
            <w:pStyle w:val="Encabezado"/>
            <w:jc w:val="center"/>
            <w:rPr>
              <w:rFonts w:ascii="Arial Narrow" w:hAnsi="Arial Narrow" w:cs="Arial"/>
              <w:b/>
              <w:lang w:val="es-MX"/>
            </w:rPr>
          </w:pPr>
          <w:r w:rsidRPr="005F7A8F">
            <w:rPr>
              <w:rFonts w:ascii="Arial Narrow" w:hAnsi="Arial Narrow" w:cs="Arial"/>
              <w:b/>
            </w:rPr>
            <w:t xml:space="preserve">Fecha </w:t>
          </w:r>
          <w:r w:rsidR="00807747">
            <w:rPr>
              <w:rFonts w:ascii="Arial Narrow" w:hAnsi="Arial Narrow" w:cs="Arial"/>
              <w:b/>
            </w:rPr>
            <w:t>de revisión</w:t>
          </w:r>
          <w:r w:rsidRPr="005F7A8F">
            <w:rPr>
              <w:rFonts w:ascii="Arial Narrow" w:hAnsi="Arial Narrow" w:cs="Arial"/>
              <w:b/>
            </w:rPr>
            <w:t>:</w:t>
          </w:r>
        </w:p>
        <w:p w14:paraId="682A133B" w14:textId="6737ADAC" w:rsidR="009458A3" w:rsidRPr="005F7A8F" w:rsidRDefault="001627BE" w:rsidP="00190746">
          <w:pPr>
            <w:spacing w:after="0" w:line="240" w:lineRule="auto"/>
            <w:jc w:val="center"/>
            <w:rPr>
              <w:rFonts w:ascii="Arial Narrow" w:hAnsi="Arial Narrow" w:cs="Arial"/>
            </w:rPr>
          </w:pPr>
          <w:r>
            <w:rPr>
              <w:rFonts w:ascii="Arial Narrow" w:hAnsi="Arial Narrow" w:cs="Arial"/>
            </w:rPr>
            <w:t>18-oct</w:t>
          </w:r>
          <w:r w:rsidR="00807747">
            <w:rPr>
              <w:rFonts w:ascii="Arial Narrow" w:hAnsi="Arial Narrow" w:cs="Arial"/>
            </w:rPr>
            <w:t>-24</w:t>
          </w:r>
        </w:p>
      </w:tc>
      <w:tc>
        <w:tcPr>
          <w:tcW w:w="3118" w:type="dxa"/>
          <w:tcBorders>
            <w:bottom w:val="single" w:sz="4" w:space="0" w:color="auto"/>
            <w:right w:val="single" w:sz="4" w:space="0" w:color="auto"/>
          </w:tcBorders>
        </w:tcPr>
        <w:p w14:paraId="3130B3B3" w14:textId="77777777" w:rsidR="009458A3" w:rsidRPr="005F7A8F" w:rsidRDefault="009458A3" w:rsidP="00190746">
          <w:pPr>
            <w:pStyle w:val="Encabezado"/>
            <w:jc w:val="center"/>
            <w:rPr>
              <w:rFonts w:ascii="Arial Narrow" w:hAnsi="Arial Narrow" w:cs="Arial"/>
              <w:b/>
            </w:rPr>
          </w:pPr>
          <w:r w:rsidRPr="005F7A8F">
            <w:rPr>
              <w:rFonts w:ascii="Arial Narrow" w:hAnsi="Arial Narrow" w:cs="Arial"/>
              <w:b/>
            </w:rPr>
            <w:t>Aprobado por:</w:t>
          </w:r>
        </w:p>
        <w:p w14:paraId="346A97C5" w14:textId="77777777" w:rsidR="009458A3" w:rsidRPr="005F7A8F" w:rsidRDefault="009458A3" w:rsidP="00190746">
          <w:pPr>
            <w:pStyle w:val="Encabezado"/>
            <w:jc w:val="center"/>
            <w:rPr>
              <w:rFonts w:ascii="Arial Narrow" w:hAnsi="Arial Narrow" w:cs="Arial"/>
              <w:lang w:val="es-HN"/>
            </w:rPr>
          </w:pPr>
          <w:r w:rsidRPr="005F7A8F">
            <w:rPr>
              <w:rFonts w:ascii="Arial Narrow" w:hAnsi="Arial Narrow" w:cs="Arial"/>
              <w:lang w:val="es-MX"/>
            </w:rPr>
            <w:t>Director Industrial de Operaciones</w:t>
          </w:r>
        </w:p>
      </w:tc>
      <w:tc>
        <w:tcPr>
          <w:tcW w:w="1418" w:type="dxa"/>
          <w:vMerge/>
          <w:tcBorders>
            <w:left w:val="single" w:sz="4" w:space="0" w:color="auto"/>
            <w:bottom w:val="single" w:sz="4" w:space="0" w:color="auto"/>
            <w:right w:val="single" w:sz="4" w:space="0" w:color="auto"/>
          </w:tcBorders>
        </w:tcPr>
        <w:p w14:paraId="784D2DD0" w14:textId="77777777" w:rsidR="009458A3" w:rsidRPr="005F7A8F" w:rsidRDefault="009458A3" w:rsidP="009458A3">
          <w:pPr>
            <w:pStyle w:val="Encabezado"/>
            <w:rPr>
              <w:rFonts w:ascii="Arial Narrow" w:hAnsi="Arial Narrow" w:cs="Arial"/>
            </w:rPr>
          </w:pPr>
        </w:p>
      </w:tc>
    </w:tr>
    <w:bookmarkEnd w:id="2"/>
  </w:tbl>
  <w:p w14:paraId="69B5DC57" w14:textId="77777777" w:rsidR="00D600BE" w:rsidRDefault="00D600BE" w:rsidP="00392C75">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00ED5"/>
    <w:multiLevelType w:val="multilevel"/>
    <w:tmpl w:val="4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9F0D9B"/>
    <w:multiLevelType w:val="multilevel"/>
    <w:tmpl w:val="6E16CB04"/>
    <w:lvl w:ilvl="0">
      <w:start w:val="8"/>
      <w:numFmt w:val="decimal"/>
      <w:lvlText w:val="%1."/>
      <w:lvlJc w:val="left"/>
      <w:pPr>
        <w:ind w:left="360" w:hanging="360"/>
      </w:pPr>
      <w:rPr>
        <w:rFonts w:hint="default"/>
      </w:rPr>
    </w:lvl>
    <w:lvl w:ilvl="1">
      <w:start w:val="9"/>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5633A8"/>
    <w:multiLevelType w:val="multilevel"/>
    <w:tmpl w:val="B564477E"/>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1A87DCD"/>
    <w:multiLevelType w:val="multilevel"/>
    <w:tmpl w:val="480A001F"/>
    <w:styleLink w:val="Estilo1"/>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411E2C"/>
    <w:multiLevelType w:val="hybridMultilevel"/>
    <w:tmpl w:val="6A965DE0"/>
    <w:lvl w:ilvl="0" w:tplc="480A000D">
      <w:start w:val="1"/>
      <w:numFmt w:val="bullet"/>
      <w:lvlText w:val=""/>
      <w:lvlJc w:val="left"/>
      <w:pPr>
        <w:ind w:left="1440" w:hanging="360"/>
      </w:pPr>
      <w:rPr>
        <w:rFonts w:ascii="Wingdings" w:hAnsi="Wingdings" w:hint="default"/>
      </w:rPr>
    </w:lvl>
    <w:lvl w:ilvl="1" w:tplc="480A0019">
      <w:start w:val="1"/>
      <w:numFmt w:val="lowerLetter"/>
      <w:lvlText w:val="%2."/>
      <w:lvlJc w:val="left"/>
      <w:pPr>
        <w:ind w:left="2160" w:hanging="360"/>
      </w:pPr>
    </w:lvl>
    <w:lvl w:ilvl="2" w:tplc="480A001B">
      <w:start w:val="1"/>
      <w:numFmt w:val="lowerRoman"/>
      <w:lvlText w:val="%3."/>
      <w:lvlJc w:val="right"/>
      <w:pPr>
        <w:ind w:left="2880" w:hanging="180"/>
      </w:pPr>
    </w:lvl>
    <w:lvl w:ilvl="3" w:tplc="480A000F" w:tentative="1">
      <w:start w:val="1"/>
      <w:numFmt w:val="decimal"/>
      <w:lvlText w:val="%4."/>
      <w:lvlJc w:val="left"/>
      <w:pPr>
        <w:ind w:left="3600" w:hanging="360"/>
      </w:pPr>
    </w:lvl>
    <w:lvl w:ilvl="4" w:tplc="480A0019" w:tentative="1">
      <w:start w:val="1"/>
      <w:numFmt w:val="lowerLetter"/>
      <w:lvlText w:val="%5."/>
      <w:lvlJc w:val="left"/>
      <w:pPr>
        <w:ind w:left="4320" w:hanging="360"/>
      </w:pPr>
    </w:lvl>
    <w:lvl w:ilvl="5" w:tplc="480A001B" w:tentative="1">
      <w:start w:val="1"/>
      <w:numFmt w:val="lowerRoman"/>
      <w:lvlText w:val="%6."/>
      <w:lvlJc w:val="right"/>
      <w:pPr>
        <w:ind w:left="5040" w:hanging="180"/>
      </w:pPr>
    </w:lvl>
    <w:lvl w:ilvl="6" w:tplc="480A000F" w:tentative="1">
      <w:start w:val="1"/>
      <w:numFmt w:val="decimal"/>
      <w:lvlText w:val="%7."/>
      <w:lvlJc w:val="left"/>
      <w:pPr>
        <w:ind w:left="5760" w:hanging="360"/>
      </w:pPr>
    </w:lvl>
    <w:lvl w:ilvl="7" w:tplc="480A0019" w:tentative="1">
      <w:start w:val="1"/>
      <w:numFmt w:val="lowerLetter"/>
      <w:lvlText w:val="%8."/>
      <w:lvlJc w:val="left"/>
      <w:pPr>
        <w:ind w:left="6480" w:hanging="360"/>
      </w:pPr>
    </w:lvl>
    <w:lvl w:ilvl="8" w:tplc="480A001B" w:tentative="1">
      <w:start w:val="1"/>
      <w:numFmt w:val="lowerRoman"/>
      <w:lvlText w:val="%9."/>
      <w:lvlJc w:val="right"/>
      <w:pPr>
        <w:ind w:left="7200" w:hanging="180"/>
      </w:pPr>
    </w:lvl>
  </w:abstractNum>
  <w:abstractNum w:abstractNumId="5" w15:restartNumberingAfterBreak="0">
    <w:nsid w:val="16A9177C"/>
    <w:multiLevelType w:val="multilevel"/>
    <w:tmpl w:val="4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76C5291"/>
    <w:multiLevelType w:val="hybridMultilevel"/>
    <w:tmpl w:val="2822226E"/>
    <w:lvl w:ilvl="0" w:tplc="A912B430">
      <w:start w:val="7"/>
      <w:numFmt w:val="decimal"/>
      <w:lvlText w:val="%1."/>
      <w:lvlJc w:val="left"/>
      <w:pPr>
        <w:ind w:left="153" w:hanging="360"/>
      </w:pPr>
      <w:rPr>
        <w:rFonts w:hint="default"/>
      </w:rPr>
    </w:lvl>
    <w:lvl w:ilvl="1" w:tplc="480A0019" w:tentative="1">
      <w:start w:val="1"/>
      <w:numFmt w:val="lowerLetter"/>
      <w:lvlText w:val="%2."/>
      <w:lvlJc w:val="left"/>
      <w:pPr>
        <w:ind w:left="873" w:hanging="360"/>
      </w:pPr>
    </w:lvl>
    <w:lvl w:ilvl="2" w:tplc="480A001B" w:tentative="1">
      <w:start w:val="1"/>
      <w:numFmt w:val="lowerRoman"/>
      <w:lvlText w:val="%3."/>
      <w:lvlJc w:val="right"/>
      <w:pPr>
        <w:ind w:left="1593" w:hanging="180"/>
      </w:pPr>
    </w:lvl>
    <w:lvl w:ilvl="3" w:tplc="480A000F" w:tentative="1">
      <w:start w:val="1"/>
      <w:numFmt w:val="decimal"/>
      <w:lvlText w:val="%4."/>
      <w:lvlJc w:val="left"/>
      <w:pPr>
        <w:ind w:left="2313" w:hanging="360"/>
      </w:pPr>
    </w:lvl>
    <w:lvl w:ilvl="4" w:tplc="480A0019" w:tentative="1">
      <w:start w:val="1"/>
      <w:numFmt w:val="lowerLetter"/>
      <w:lvlText w:val="%5."/>
      <w:lvlJc w:val="left"/>
      <w:pPr>
        <w:ind w:left="3033" w:hanging="360"/>
      </w:pPr>
    </w:lvl>
    <w:lvl w:ilvl="5" w:tplc="480A001B" w:tentative="1">
      <w:start w:val="1"/>
      <w:numFmt w:val="lowerRoman"/>
      <w:lvlText w:val="%6."/>
      <w:lvlJc w:val="right"/>
      <w:pPr>
        <w:ind w:left="3753" w:hanging="180"/>
      </w:pPr>
    </w:lvl>
    <w:lvl w:ilvl="6" w:tplc="480A000F" w:tentative="1">
      <w:start w:val="1"/>
      <w:numFmt w:val="decimal"/>
      <w:lvlText w:val="%7."/>
      <w:lvlJc w:val="left"/>
      <w:pPr>
        <w:ind w:left="4473" w:hanging="360"/>
      </w:pPr>
    </w:lvl>
    <w:lvl w:ilvl="7" w:tplc="480A0019" w:tentative="1">
      <w:start w:val="1"/>
      <w:numFmt w:val="lowerLetter"/>
      <w:lvlText w:val="%8."/>
      <w:lvlJc w:val="left"/>
      <w:pPr>
        <w:ind w:left="5193" w:hanging="360"/>
      </w:pPr>
    </w:lvl>
    <w:lvl w:ilvl="8" w:tplc="480A001B" w:tentative="1">
      <w:start w:val="1"/>
      <w:numFmt w:val="lowerRoman"/>
      <w:lvlText w:val="%9."/>
      <w:lvlJc w:val="right"/>
      <w:pPr>
        <w:ind w:left="5913" w:hanging="180"/>
      </w:pPr>
    </w:lvl>
  </w:abstractNum>
  <w:abstractNum w:abstractNumId="7" w15:restartNumberingAfterBreak="0">
    <w:nsid w:val="1BFF3AAA"/>
    <w:multiLevelType w:val="hybridMultilevel"/>
    <w:tmpl w:val="AE488D96"/>
    <w:lvl w:ilvl="0" w:tplc="FAE6CFFC">
      <w:start w:val="1"/>
      <w:numFmt w:val="upperLetter"/>
      <w:lvlText w:val="%1."/>
      <w:lvlJc w:val="left"/>
      <w:pPr>
        <w:ind w:left="-207" w:hanging="360"/>
      </w:pPr>
      <w:rPr>
        <w:rFonts w:hint="default"/>
      </w:rPr>
    </w:lvl>
    <w:lvl w:ilvl="1" w:tplc="480A0019" w:tentative="1">
      <w:start w:val="1"/>
      <w:numFmt w:val="lowerLetter"/>
      <w:lvlText w:val="%2."/>
      <w:lvlJc w:val="left"/>
      <w:pPr>
        <w:ind w:left="513" w:hanging="360"/>
      </w:pPr>
    </w:lvl>
    <w:lvl w:ilvl="2" w:tplc="480A001B" w:tentative="1">
      <w:start w:val="1"/>
      <w:numFmt w:val="lowerRoman"/>
      <w:lvlText w:val="%3."/>
      <w:lvlJc w:val="right"/>
      <w:pPr>
        <w:ind w:left="1233" w:hanging="180"/>
      </w:pPr>
    </w:lvl>
    <w:lvl w:ilvl="3" w:tplc="480A000F" w:tentative="1">
      <w:start w:val="1"/>
      <w:numFmt w:val="decimal"/>
      <w:lvlText w:val="%4."/>
      <w:lvlJc w:val="left"/>
      <w:pPr>
        <w:ind w:left="1953" w:hanging="360"/>
      </w:pPr>
    </w:lvl>
    <w:lvl w:ilvl="4" w:tplc="480A0019" w:tentative="1">
      <w:start w:val="1"/>
      <w:numFmt w:val="lowerLetter"/>
      <w:lvlText w:val="%5."/>
      <w:lvlJc w:val="left"/>
      <w:pPr>
        <w:ind w:left="2673" w:hanging="360"/>
      </w:pPr>
    </w:lvl>
    <w:lvl w:ilvl="5" w:tplc="480A001B" w:tentative="1">
      <w:start w:val="1"/>
      <w:numFmt w:val="lowerRoman"/>
      <w:lvlText w:val="%6."/>
      <w:lvlJc w:val="right"/>
      <w:pPr>
        <w:ind w:left="3393" w:hanging="180"/>
      </w:pPr>
    </w:lvl>
    <w:lvl w:ilvl="6" w:tplc="480A000F" w:tentative="1">
      <w:start w:val="1"/>
      <w:numFmt w:val="decimal"/>
      <w:lvlText w:val="%7."/>
      <w:lvlJc w:val="left"/>
      <w:pPr>
        <w:ind w:left="4113" w:hanging="360"/>
      </w:pPr>
    </w:lvl>
    <w:lvl w:ilvl="7" w:tplc="480A0019" w:tentative="1">
      <w:start w:val="1"/>
      <w:numFmt w:val="lowerLetter"/>
      <w:lvlText w:val="%8."/>
      <w:lvlJc w:val="left"/>
      <w:pPr>
        <w:ind w:left="4833" w:hanging="360"/>
      </w:pPr>
    </w:lvl>
    <w:lvl w:ilvl="8" w:tplc="480A001B" w:tentative="1">
      <w:start w:val="1"/>
      <w:numFmt w:val="lowerRoman"/>
      <w:lvlText w:val="%9."/>
      <w:lvlJc w:val="right"/>
      <w:pPr>
        <w:ind w:left="5553" w:hanging="180"/>
      </w:pPr>
    </w:lvl>
  </w:abstractNum>
  <w:abstractNum w:abstractNumId="8" w15:restartNumberingAfterBreak="0">
    <w:nsid w:val="1E7810CD"/>
    <w:multiLevelType w:val="hybridMultilevel"/>
    <w:tmpl w:val="5E928F7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9" w15:restartNumberingAfterBreak="0">
    <w:nsid w:val="205E5F0D"/>
    <w:multiLevelType w:val="multilevel"/>
    <w:tmpl w:val="4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7A6BDB"/>
    <w:multiLevelType w:val="multilevel"/>
    <w:tmpl w:val="6BB21C84"/>
    <w:lvl w:ilvl="0">
      <w:start w:val="6"/>
      <w:numFmt w:val="decimal"/>
      <w:lvlText w:val="%1"/>
      <w:lvlJc w:val="left"/>
      <w:pPr>
        <w:ind w:left="360" w:hanging="360"/>
      </w:pPr>
      <w:rPr>
        <w:rFonts w:hint="default"/>
        <w:b w:val="0"/>
      </w:rPr>
    </w:lvl>
    <w:lvl w:ilvl="1">
      <w:start w:val="1"/>
      <w:numFmt w:val="decimal"/>
      <w:lvlText w:val="%1.%2"/>
      <w:lvlJc w:val="left"/>
      <w:pPr>
        <w:ind w:left="-284" w:hanging="360"/>
      </w:pPr>
      <w:rPr>
        <w:rFonts w:hint="default"/>
        <w:b/>
        <w:bCs/>
      </w:rPr>
    </w:lvl>
    <w:lvl w:ilvl="2">
      <w:start w:val="1"/>
      <w:numFmt w:val="decimal"/>
      <w:lvlText w:val="%1.%2.%3"/>
      <w:lvlJc w:val="left"/>
      <w:pPr>
        <w:ind w:left="-568" w:hanging="720"/>
      </w:pPr>
      <w:rPr>
        <w:rFonts w:hint="default"/>
        <w:b w:val="0"/>
      </w:rPr>
    </w:lvl>
    <w:lvl w:ilvl="3">
      <w:start w:val="1"/>
      <w:numFmt w:val="decimal"/>
      <w:lvlText w:val="%1.%2.%3.%4"/>
      <w:lvlJc w:val="left"/>
      <w:pPr>
        <w:ind w:left="-1212" w:hanging="720"/>
      </w:pPr>
      <w:rPr>
        <w:rFonts w:hint="default"/>
        <w:b w:val="0"/>
      </w:rPr>
    </w:lvl>
    <w:lvl w:ilvl="4">
      <w:start w:val="1"/>
      <w:numFmt w:val="decimal"/>
      <w:lvlText w:val="%1.%2.%3.%4.%5"/>
      <w:lvlJc w:val="left"/>
      <w:pPr>
        <w:ind w:left="-1496" w:hanging="1080"/>
      </w:pPr>
      <w:rPr>
        <w:rFonts w:hint="default"/>
        <w:b w:val="0"/>
      </w:rPr>
    </w:lvl>
    <w:lvl w:ilvl="5">
      <w:start w:val="1"/>
      <w:numFmt w:val="decimal"/>
      <w:lvlText w:val="%1.%2.%3.%4.%5.%6"/>
      <w:lvlJc w:val="left"/>
      <w:pPr>
        <w:ind w:left="-2140" w:hanging="1080"/>
      </w:pPr>
      <w:rPr>
        <w:rFonts w:hint="default"/>
        <w:b w:val="0"/>
      </w:rPr>
    </w:lvl>
    <w:lvl w:ilvl="6">
      <w:start w:val="1"/>
      <w:numFmt w:val="decimal"/>
      <w:lvlText w:val="%1.%2.%3.%4.%5.%6.%7"/>
      <w:lvlJc w:val="left"/>
      <w:pPr>
        <w:ind w:left="-2424" w:hanging="1440"/>
      </w:pPr>
      <w:rPr>
        <w:rFonts w:hint="default"/>
        <w:b w:val="0"/>
      </w:rPr>
    </w:lvl>
    <w:lvl w:ilvl="7">
      <w:start w:val="1"/>
      <w:numFmt w:val="decimal"/>
      <w:lvlText w:val="%1.%2.%3.%4.%5.%6.%7.%8"/>
      <w:lvlJc w:val="left"/>
      <w:pPr>
        <w:ind w:left="-3068" w:hanging="1440"/>
      </w:pPr>
      <w:rPr>
        <w:rFonts w:hint="default"/>
        <w:b w:val="0"/>
      </w:rPr>
    </w:lvl>
    <w:lvl w:ilvl="8">
      <w:start w:val="1"/>
      <w:numFmt w:val="decimal"/>
      <w:lvlText w:val="%1.%2.%3.%4.%5.%6.%7.%8.%9"/>
      <w:lvlJc w:val="left"/>
      <w:pPr>
        <w:ind w:left="-3712" w:hanging="1440"/>
      </w:pPr>
      <w:rPr>
        <w:rFonts w:hint="default"/>
        <w:b w:val="0"/>
      </w:rPr>
    </w:lvl>
  </w:abstractNum>
  <w:abstractNum w:abstractNumId="11" w15:restartNumberingAfterBreak="0">
    <w:nsid w:val="2620663F"/>
    <w:multiLevelType w:val="multilevel"/>
    <w:tmpl w:val="5596DA56"/>
    <w:lvl w:ilvl="0">
      <w:start w:val="6"/>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713F21"/>
    <w:multiLevelType w:val="hybridMultilevel"/>
    <w:tmpl w:val="DF16F100"/>
    <w:lvl w:ilvl="0" w:tplc="0A2EEFCE">
      <w:start w:val="1"/>
      <w:numFmt w:val="decimal"/>
      <w:lvlText w:val="%1."/>
      <w:lvlJc w:val="left"/>
      <w:pPr>
        <w:ind w:left="218" w:hanging="360"/>
      </w:pPr>
      <w:rPr>
        <w:rFonts w:hint="default"/>
        <w:b/>
        <w:bCs w:val="0"/>
      </w:rPr>
    </w:lvl>
    <w:lvl w:ilvl="1" w:tplc="16F8739C">
      <w:start w:val="1"/>
      <w:numFmt w:val="lowerLetter"/>
      <w:lvlText w:val="%2."/>
      <w:lvlJc w:val="left"/>
      <w:pPr>
        <w:ind w:left="938" w:hanging="360"/>
      </w:pPr>
      <w:rPr>
        <w:b/>
        <w:bCs/>
      </w:r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3" w15:restartNumberingAfterBreak="0">
    <w:nsid w:val="2C7D6471"/>
    <w:multiLevelType w:val="hybridMultilevel"/>
    <w:tmpl w:val="046851B0"/>
    <w:lvl w:ilvl="0" w:tplc="480A0001">
      <w:start w:val="1"/>
      <w:numFmt w:val="bullet"/>
      <w:lvlText w:val=""/>
      <w:lvlJc w:val="left"/>
      <w:pPr>
        <w:ind w:left="153" w:hanging="360"/>
      </w:pPr>
      <w:rPr>
        <w:rFonts w:ascii="Symbol" w:hAnsi="Symbol" w:hint="default"/>
      </w:rPr>
    </w:lvl>
    <w:lvl w:ilvl="1" w:tplc="480A0003" w:tentative="1">
      <w:start w:val="1"/>
      <w:numFmt w:val="bullet"/>
      <w:lvlText w:val="o"/>
      <w:lvlJc w:val="left"/>
      <w:pPr>
        <w:ind w:left="873" w:hanging="360"/>
      </w:pPr>
      <w:rPr>
        <w:rFonts w:ascii="Courier New" w:hAnsi="Courier New" w:cs="Courier New" w:hint="default"/>
      </w:rPr>
    </w:lvl>
    <w:lvl w:ilvl="2" w:tplc="480A0005" w:tentative="1">
      <w:start w:val="1"/>
      <w:numFmt w:val="bullet"/>
      <w:lvlText w:val=""/>
      <w:lvlJc w:val="left"/>
      <w:pPr>
        <w:ind w:left="1593" w:hanging="360"/>
      </w:pPr>
      <w:rPr>
        <w:rFonts w:ascii="Wingdings" w:hAnsi="Wingdings" w:hint="default"/>
      </w:rPr>
    </w:lvl>
    <w:lvl w:ilvl="3" w:tplc="480A0001" w:tentative="1">
      <w:start w:val="1"/>
      <w:numFmt w:val="bullet"/>
      <w:lvlText w:val=""/>
      <w:lvlJc w:val="left"/>
      <w:pPr>
        <w:ind w:left="2313" w:hanging="360"/>
      </w:pPr>
      <w:rPr>
        <w:rFonts w:ascii="Symbol" w:hAnsi="Symbol" w:hint="default"/>
      </w:rPr>
    </w:lvl>
    <w:lvl w:ilvl="4" w:tplc="480A0003" w:tentative="1">
      <w:start w:val="1"/>
      <w:numFmt w:val="bullet"/>
      <w:lvlText w:val="o"/>
      <w:lvlJc w:val="left"/>
      <w:pPr>
        <w:ind w:left="3033" w:hanging="360"/>
      </w:pPr>
      <w:rPr>
        <w:rFonts w:ascii="Courier New" w:hAnsi="Courier New" w:cs="Courier New" w:hint="default"/>
      </w:rPr>
    </w:lvl>
    <w:lvl w:ilvl="5" w:tplc="480A0005" w:tentative="1">
      <w:start w:val="1"/>
      <w:numFmt w:val="bullet"/>
      <w:lvlText w:val=""/>
      <w:lvlJc w:val="left"/>
      <w:pPr>
        <w:ind w:left="3753" w:hanging="360"/>
      </w:pPr>
      <w:rPr>
        <w:rFonts w:ascii="Wingdings" w:hAnsi="Wingdings" w:hint="default"/>
      </w:rPr>
    </w:lvl>
    <w:lvl w:ilvl="6" w:tplc="480A0001" w:tentative="1">
      <w:start w:val="1"/>
      <w:numFmt w:val="bullet"/>
      <w:lvlText w:val=""/>
      <w:lvlJc w:val="left"/>
      <w:pPr>
        <w:ind w:left="4473" w:hanging="360"/>
      </w:pPr>
      <w:rPr>
        <w:rFonts w:ascii="Symbol" w:hAnsi="Symbol" w:hint="default"/>
      </w:rPr>
    </w:lvl>
    <w:lvl w:ilvl="7" w:tplc="480A0003" w:tentative="1">
      <w:start w:val="1"/>
      <w:numFmt w:val="bullet"/>
      <w:lvlText w:val="o"/>
      <w:lvlJc w:val="left"/>
      <w:pPr>
        <w:ind w:left="5193" w:hanging="360"/>
      </w:pPr>
      <w:rPr>
        <w:rFonts w:ascii="Courier New" w:hAnsi="Courier New" w:cs="Courier New" w:hint="default"/>
      </w:rPr>
    </w:lvl>
    <w:lvl w:ilvl="8" w:tplc="480A0005" w:tentative="1">
      <w:start w:val="1"/>
      <w:numFmt w:val="bullet"/>
      <w:lvlText w:val=""/>
      <w:lvlJc w:val="left"/>
      <w:pPr>
        <w:ind w:left="5913" w:hanging="360"/>
      </w:pPr>
      <w:rPr>
        <w:rFonts w:ascii="Wingdings" w:hAnsi="Wingdings" w:hint="default"/>
      </w:rPr>
    </w:lvl>
  </w:abstractNum>
  <w:abstractNum w:abstractNumId="14" w15:restartNumberingAfterBreak="0">
    <w:nsid w:val="2D000CE3"/>
    <w:multiLevelType w:val="hybridMultilevel"/>
    <w:tmpl w:val="287C999A"/>
    <w:lvl w:ilvl="0" w:tplc="70D8AA06">
      <w:start w:val="1"/>
      <w:numFmt w:val="upperLetter"/>
      <w:lvlText w:val="%1."/>
      <w:lvlJc w:val="left"/>
      <w:pPr>
        <w:ind w:left="-207" w:hanging="360"/>
      </w:pPr>
      <w:rPr>
        <w:rFonts w:hint="default"/>
      </w:rPr>
    </w:lvl>
    <w:lvl w:ilvl="1" w:tplc="480A0019" w:tentative="1">
      <w:start w:val="1"/>
      <w:numFmt w:val="lowerLetter"/>
      <w:lvlText w:val="%2."/>
      <w:lvlJc w:val="left"/>
      <w:pPr>
        <w:ind w:left="513" w:hanging="360"/>
      </w:pPr>
    </w:lvl>
    <w:lvl w:ilvl="2" w:tplc="480A001B" w:tentative="1">
      <w:start w:val="1"/>
      <w:numFmt w:val="lowerRoman"/>
      <w:lvlText w:val="%3."/>
      <w:lvlJc w:val="right"/>
      <w:pPr>
        <w:ind w:left="1233" w:hanging="180"/>
      </w:pPr>
    </w:lvl>
    <w:lvl w:ilvl="3" w:tplc="480A000F" w:tentative="1">
      <w:start w:val="1"/>
      <w:numFmt w:val="decimal"/>
      <w:lvlText w:val="%4."/>
      <w:lvlJc w:val="left"/>
      <w:pPr>
        <w:ind w:left="1953" w:hanging="360"/>
      </w:pPr>
    </w:lvl>
    <w:lvl w:ilvl="4" w:tplc="480A0019" w:tentative="1">
      <w:start w:val="1"/>
      <w:numFmt w:val="lowerLetter"/>
      <w:lvlText w:val="%5."/>
      <w:lvlJc w:val="left"/>
      <w:pPr>
        <w:ind w:left="2673" w:hanging="360"/>
      </w:pPr>
    </w:lvl>
    <w:lvl w:ilvl="5" w:tplc="480A001B" w:tentative="1">
      <w:start w:val="1"/>
      <w:numFmt w:val="lowerRoman"/>
      <w:lvlText w:val="%6."/>
      <w:lvlJc w:val="right"/>
      <w:pPr>
        <w:ind w:left="3393" w:hanging="180"/>
      </w:pPr>
    </w:lvl>
    <w:lvl w:ilvl="6" w:tplc="480A000F" w:tentative="1">
      <w:start w:val="1"/>
      <w:numFmt w:val="decimal"/>
      <w:lvlText w:val="%7."/>
      <w:lvlJc w:val="left"/>
      <w:pPr>
        <w:ind w:left="4113" w:hanging="360"/>
      </w:pPr>
    </w:lvl>
    <w:lvl w:ilvl="7" w:tplc="480A0019" w:tentative="1">
      <w:start w:val="1"/>
      <w:numFmt w:val="lowerLetter"/>
      <w:lvlText w:val="%8."/>
      <w:lvlJc w:val="left"/>
      <w:pPr>
        <w:ind w:left="4833" w:hanging="360"/>
      </w:pPr>
    </w:lvl>
    <w:lvl w:ilvl="8" w:tplc="480A001B" w:tentative="1">
      <w:start w:val="1"/>
      <w:numFmt w:val="lowerRoman"/>
      <w:lvlText w:val="%9."/>
      <w:lvlJc w:val="right"/>
      <w:pPr>
        <w:ind w:left="5553" w:hanging="180"/>
      </w:pPr>
    </w:lvl>
  </w:abstractNum>
  <w:abstractNum w:abstractNumId="15" w15:restartNumberingAfterBreak="0">
    <w:nsid w:val="34863263"/>
    <w:multiLevelType w:val="multilevel"/>
    <w:tmpl w:val="6A0A6DF2"/>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564"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6936BB0"/>
    <w:multiLevelType w:val="multilevel"/>
    <w:tmpl w:val="4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6BE546F"/>
    <w:multiLevelType w:val="hybridMultilevel"/>
    <w:tmpl w:val="A6C8FB62"/>
    <w:lvl w:ilvl="0" w:tplc="EA846F8C">
      <w:numFmt w:val="bullet"/>
      <w:lvlText w:val=""/>
      <w:lvlJc w:val="left"/>
      <w:pPr>
        <w:ind w:left="927" w:hanging="360"/>
      </w:pPr>
      <w:rPr>
        <w:rFonts w:ascii="Symbol" w:eastAsia="Calibri" w:hAnsi="Symbo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3A37059B"/>
    <w:multiLevelType w:val="hybridMultilevel"/>
    <w:tmpl w:val="765AFC60"/>
    <w:lvl w:ilvl="0" w:tplc="ABA6AC32">
      <w:start w:val="1"/>
      <w:numFmt w:val="upperLetter"/>
      <w:lvlText w:val="%1."/>
      <w:lvlJc w:val="left"/>
      <w:pPr>
        <w:ind w:left="-207" w:hanging="360"/>
      </w:pPr>
      <w:rPr>
        <w:rFonts w:hint="default"/>
      </w:rPr>
    </w:lvl>
    <w:lvl w:ilvl="1" w:tplc="480A0019" w:tentative="1">
      <w:start w:val="1"/>
      <w:numFmt w:val="lowerLetter"/>
      <w:lvlText w:val="%2."/>
      <w:lvlJc w:val="left"/>
      <w:pPr>
        <w:ind w:left="513" w:hanging="360"/>
      </w:pPr>
    </w:lvl>
    <w:lvl w:ilvl="2" w:tplc="480A001B" w:tentative="1">
      <w:start w:val="1"/>
      <w:numFmt w:val="lowerRoman"/>
      <w:lvlText w:val="%3."/>
      <w:lvlJc w:val="right"/>
      <w:pPr>
        <w:ind w:left="1233" w:hanging="180"/>
      </w:pPr>
    </w:lvl>
    <w:lvl w:ilvl="3" w:tplc="480A000F" w:tentative="1">
      <w:start w:val="1"/>
      <w:numFmt w:val="decimal"/>
      <w:lvlText w:val="%4."/>
      <w:lvlJc w:val="left"/>
      <w:pPr>
        <w:ind w:left="1953" w:hanging="360"/>
      </w:pPr>
    </w:lvl>
    <w:lvl w:ilvl="4" w:tplc="480A0019" w:tentative="1">
      <w:start w:val="1"/>
      <w:numFmt w:val="lowerLetter"/>
      <w:lvlText w:val="%5."/>
      <w:lvlJc w:val="left"/>
      <w:pPr>
        <w:ind w:left="2673" w:hanging="360"/>
      </w:pPr>
    </w:lvl>
    <w:lvl w:ilvl="5" w:tplc="480A001B" w:tentative="1">
      <w:start w:val="1"/>
      <w:numFmt w:val="lowerRoman"/>
      <w:lvlText w:val="%6."/>
      <w:lvlJc w:val="right"/>
      <w:pPr>
        <w:ind w:left="3393" w:hanging="180"/>
      </w:pPr>
    </w:lvl>
    <w:lvl w:ilvl="6" w:tplc="480A000F" w:tentative="1">
      <w:start w:val="1"/>
      <w:numFmt w:val="decimal"/>
      <w:lvlText w:val="%7."/>
      <w:lvlJc w:val="left"/>
      <w:pPr>
        <w:ind w:left="4113" w:hanging="360"/>
      </w:pPr>
    </w:lvl>
    <w:lvl w:ilvl="7" w:tplc="480A0019" w:tentative="1">
      <w:start w:val="1"/>
      <w:numFmt w:val="lowerLetter"/>
      <w:lvlText w:val="%8."/>
      <w:lvlJc w:val="left"/>
      <w:pPr>
        <w:ind w:left="4833" w:hanging="360"/>
      </w:pPr>
    </w:lvl>
    <w:lvl w:ilvl="8" w:tplc="480A001B" w:tentative="1">
      <w:start w:val="1"/>
      <w:numFmt w:val="lowerRoman"/>
      <w:lvlText w:val="%9."/>
      <w:lvlJc w:val="right"/>
      <w:pPr>
        <w:ind w:left="5553" w:hanging="180"/>
      </w:pPr>
    </w:lvl>
  </w:abstractNum>
  <w:abstractNum w:abstractNumId="19" w15:restartNumberingAfterBreak="0">
    <w:nsid w:val="3BF265E8"/>
    <w:multiLevelType w:val="multilevel"/>
    <w:tmpl w:val="60F4F69E"/>
    <w:lvl w:ilvl="0">
      <w:start w:val="7"/>
      <w:numFmt w:val="decimal"/>
      <w:lvlText w:val="%1"/>
      <w:lvlJc w:val="left"/>
      <w:pPr>
        <w:ind w:left="435" w:hanging="435"/>
      </w:pPr>
      <w:rPr>
        <w:rFonts w:hint="default"/>
      </w:rPr>
    </w:lvl>
    <w:lvl w:ilvl="1">
      <w:start w:val="5"/>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06B1B73"/>
    <w:multiLevelType w:val="multilevel"/>
    <w:tmpl w:val="480A001F"/>
    <w:numStyleLink w:val="Estilo1"/>
  </w:abstractNum>
  <w:abstractNum w:abstractNumId="21" w15:restartNumberingAfterBreak="0">
    <w:nsid w:val="40815417"/>
    <w:multiLevelType w:val="multilevel"/>
    <w:tmpl w:val="12301C7C"/>
    <w:lvl w:ilvl="0">
      <w:start w:val="5"/>
      <w:numFmt w:val="decimal"/>
      <w:lvlText w:val="%1"/>
      <w:lvlJc w:val="left"/>
      <w:pPr>
        <w:ind w:left="930" w:hanging="465"/>
      </w:pPr>
      <w:rPr>
        <w:rFonts w:hint="default"/>
        <w:b/>
      </w:rPr>
    </w:lvl>
    <w:lvl w:ilvl="1">
      <w:start w:val="31"/>
      <w:numFmt w:val="decimal"/>
      <w:lvlText w:val="%1.%2"/>
      <w:lvlJc w:val="left"/>
      <w:pPr>
        <w:ind w:left="2010" w:hanging="465"/>
      </w:pPr>
      <w:rPr>
        <w:rFonts w:hint="default"/>
        <w:b w:val="0"/>
      </w:rPr>
    </w:lvl>
    <w:lvl w:ilvl="2">
      <w:start w:val="1"/>
      <w:numFmt w:val="decimal"/>
      <w:lvlText w:val="%1.%2.%3"/>
      <w:lvlJc w:val="left"/>
      <w:pPr>
        <w:ind w:left="3345" w:hanging="720"/>
      </w:pPr>
      <w:rPr>
        <w:rFonts w:hint="default"/>
        <w:b/>
      </w:rPr>
    </w:lvl>
    <w:lvl w:ilvl="3">
      <w:start w:val="1"/>
      <w:numFmt w:val="decimal"/>
      <w:lvlText w:val="%1.%2.%3.%4"/>
      <w:lvlJc w:val="left"/>
      <w:pPr>
        <w:ind w:left="4785" w:hanging="1080"/>
      </w:pPr>
      <w:rPr>
        <w:rFonts w:hint="default"/>
        <w:b/>
      </w:rPr>
    </w:lvl>
    <w:lvl w:ilvl="4">
      <w:start w:val="1"/>
      <w:numFmt w:val="decimal"/>
      <w:lvlText w:val="%1.%2.%3.%4.%5"/>
      <w:lvlJc w:val="left"/>
      <w:pPr>
        <w:ind w:left="5865" w:hanging="1080"/>
      </w:pPr>
      <w:rPr>
        <w:rFonts w:hint="default"/>
        <w:b/>
      </w:rPr>
    </w:lvl>
    <w:lvl w:ilvl="5">
      <w:start w:val="1"/>
      <w:numFmt w:val="decimal"/>
      <w:lvlText w:val="%1.%2.%3.%4.%5.%6"/>
      <w:lvlJc w:val="left"/>
      <w:pPr>
        <w:ind w:left="7305" w:hanging="1440"/>
      </w:pPr>
      <w:rPr>
        <w:rFonts w:hint="default"/>
        <w:b/>
      </w:rPr>
    </w:lvl>
    <w:lvl w:ilvl="6">
      <w:start w:val="1"/>
      <w:numFmt w:val="decimal"/>
      <w:lvlText w:val="%1.%2.%3.%4.%5.%6.%7"/>
      <w:lvlJc w:val="left"/>
      <w:pPr>
        <w:ind w:left="8385" w:hanging="1440"/>
      </w:pPr>
      <w:rPr>
        <w:rFonts w:hint="default"/>
        <w:b/>
      </w:rPr>
    </w:lvl>
    <w:lvl w:ilvl="7">
      <w:start w:val="1"/>
      <w:numFmt w:val="decimal"/>
      <w:lvlText w:val="%1.%2.%3.%4.%5.%6.%7.%8"/>
      <w:lvlJc w:val="left"/>
      <w:pPr>
        <w:ind w:left="9825" w:hanging="1800"/>
      </w:pPr>
      <w:rPr>
        <w:rFonts w:hint="default"/>
        <w:b/>
      </w:rPr>
    </w:lvl>
    <w:lvl w:ilvl="8">
      <w:start w:val="1"/>
      <w:numFmt w:val="decimal"/>
      <w:lvlText w:val="%1.%2.%3.%4.%5.%6.%7.%8.%9"/>
      <w:lvlJc w:val="left"/>
      <w:pPr>
        <w:ind w:left="10905" w:hanging="1800"/>
      </w:pPr>
      <w:rPr>
        <w:rFonts w:hint="default"/>
        <w:b/>
      </w:rPr>
    </w:lvl>
  </w:abstractNum>
  <w:abstractNum w:abstractNumId="22" w15:restartNumberingAfterBreak="0">
    <w:nsid w:val="415A6B9F"/>
    <w:multiLevelType w:val="hybridMultilevel"/>
    <w:tmpl w:val="EBF6041A"/>
    <w:lvl w:ilvl="0" w:tplc="480A000F">
      <w:start w:val="1"/>
      <w:numFmt w:val="decimal"/>
      <w:lvlText w:val="%1."/>
      <w:lvlJc w:val="left"/>
      <w:pPr>
        <w:ind w:left="720" w:hanging="360"/>
      </w:pPr>
    </w:lvl>
    <w:lvl w:ilvl="1" w:tplc="480A0019">
      <w:start w:val="1"/>
      <w:numFmt w:val="lowerLetter"/>
      <w:lvlText w:val="%2."/>
      <w:lvlJc w:val="left"/>
      <w:pPr>
        <w:ind w:left="1440" w:hanging="360"/>
      </w:pPr>
    </w:lvl>
    <w:lvl w:ilvl="2" w:tplc="480A001B">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3" w15:restartNumberingAfterBreak="0">
    <w:nsid w:val="481041C9"/>
    <w:multiLevelType w:val="multilevel"/>
    <w:tmpl w:val="F66401B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B857DE9"/>
    <w:multiLevelType w:val="multilevel"/>
    <w:tmpl w:val="34FE7400"/>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C5C2267"/>
    <w:multiLevelType w:val="hybridMultilevel"/>
    <w:tmpl w:val="E04EB6F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6" w15:restartNumberingAfterBreak="0">
    <w:nsid w:val="4D516FED"/>
    <w:multiLevelType w:val="hybridMultilevel"/>
    <w:tmpl w:val="1796560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7" w15:restartNumberingAfterBreak="0">
    <w:nsid w:val="4EF97DAE"/>
    <w:multiLevelType w:val="multilevel"/>
    <w:tmpl w:val="861EBC06"/>
    <w:lvl w:ilvl="0">
      <w:start w:val="1"/>
      <w:numFmt w:val="bullet"/>
      <w:lvlText w:val=""/>
      <w:lvlJc w:val="left"/>
      <w:pPr>
        <w:ind w:left="465" w:hanging="465"/>
      </w:pPr>
      <w:rPr>
        <w:rFonts w:ascii="Wingdings" w:hAnsi="Wingdings" w:hint="default"/>
        <w:b/>
      </w:rPr>
    </w:lvl>
    <w:lvl w:ilvl="1">
      <w:start w:val="31"/>
      <w:numFmt w:val="decimal"/>
      <w:lvlText w:val="%1.%2"/>
      <w:lvlJc w:val="left"/>
      <w:pPr>
        <w:ind w:left="1545" w:hanging="465"/>
      </w:pPr>
      <w:rPr>
        <w:rFonts w:hint="default"/>
        <w:b w:val="0"/>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28" w15:restartNumberingAfterBreak="0">
    <w:nsid w:val="56B35CC4"/>
    <w:multiLevelType w:val="multilevel"/>
    <w:tmpl w:val="21E81E98"/>
    <w:lvl w:ilvl="0">
      <w:start w:val="7"/>
      <w:numFmt w:val="decimal"/>
      <w:lvlText w:val="%1"/>
      <w:lvlJc w:val="left"/>
      <w:pPr>
        <w:ind w:left="435" w:hanging="435"/>
      </w:pPr>
      <w:rPr>
        <w:rFonts w:hint="default"/>
      </w:rPr>
    </w:lvl>
    <w:lvl w:ilvl="1">
      <w:start w:val="1"/>
      <w:numFmt w:val="decimal"/>
      <w:lvlText w:val="%1.%2"/>
      <w:lvlJc w:val="left"/>
      <w:pPr>
        <w:ind w:left="718" w:hanging="435"/>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29" w15:restartNumberingAfterBreak="0">
    <w:nsid w:val="58406693"/>
    <w:multiLevelType w:val="multilevel"/>
    <w:tmpl w:val="AC804F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9740010"/>
    <w:multiLevelType w:val="multilevel"/>
    <w:tmpl w:val="2C3A2010"/>
    <w:lvl w:ilvl="0">
      <w:start w:val="3"/>
      <w:numFmt w:val="decimal"/>
      <w:lvlText w:val="%1"/>
      <w:lvlJc w:val="left"/>
      <w:pPr>
        <w:ind w:left="360" w:hanging="360"/>
      </w:pPr>
      <w:rPr>
        <w:rFonts w:hint="default"/>
        <w:b/>
      </w:rPr>
    </w:lvl>
    <w:lvl w:ilvl="1">
      <w:start w:val="1"/>
      <w:numFmt w:val="bullet"/>
      <w:lvlText w:val=""/>
      <w:lvlJc w:val="left"/>
      <w:pPr>
        <w:ind w:left="1070" w:hanging="360"/>
      </w:pPr>
      <w:rPr>
        <w:rFonts w:ascii="Wingdings" w:hAnsi="Wingding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31" w15:restartNumberingAfterBreak="0">
    <w:nsid w:val="5E971E93"/>
    <w:multiLevelType w:val="multilevel"/>
    <w:tmpl w:val="93A0F606"/>
    <w:lvl w:ilvl="0">
      <w:start w:val="8"/>
      <w:numFmt w:val="decimal"/>
      <w:lvlText w:val="%1"/>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5FE80CB3"/>
    <w:multiLevelType w:val="multilevel"/>
    <w:tmpl w:val="12301C7C"/>
    <w:lvl w:ilvl="0">
      <w:start w:val="5"/>
      <w:numFmt w:val="decimal"/>
      <w:lvlText w:val="%1"/>
      <w:lvlJc w:val="left"/>
      <w:pPr>
        <w:ind w:left="930" w:hanging="465"/>
      </w:pPr>
      <w:rPr>
        <w:rFonts w:hint="default"/>
        <w:b/>
      </w:rPr>
    </w:lvl>
    <w:lvl w:ilvl="1">
      <w:start w:val="31"/>
      <w:numFmt w:val="decimal"/>
      <w:lvlText w:val="%1.%2"/>
      <w:lvlJc w:val="left"/>
      <w:pPr>
        <w:ind w:left="2010" w:hanging="465"/>
      </w:pPr>
      <w:rPr>
        <w:rFonts w:hint="default"/>
        <w:b w:val="0"/>
      </w:rPr>
    </w:lvl>
    <w:lvl w:ilvl="2">
      <w:start w:val="1"/>
      <w:numFmt w:val="decimal"/>
      <w:lvlText w:val="%1.%2.%3"/>
      <w:lvlJc w:val="left"/>
      <w:pPr>
        <w:ind w:left="3345" w:hanging="720"/>
      </w:pPr>
      <w:rPr>
        <w:rFonts w:hint="default"/>
        <w:b/>
      </w:rPr>
    </w:lvl>
    <w:lvl w:ilvl="3">
      <w:start w:val="1"/>
      <w:numFmt w:val="decimal"/>
      <w:lvlText w:val="%1.%2.%3.%4"/>
      <w:lvlJc w:val="left"/>
      <w:pPr>
        <w:ind w:left="4785" w:hanging="1080"/>
      </w:pPr>
      <w:rPr>
        <w:rFonts w:hint="default"/>
        <w:b/>
      </w:rPr>
    </w:lvl>
    <w:lvl w:ilvl="4">
      <w:start w:val="1"/>
      <w:numFmt w:val="decimal"/>
      <w:lvlText w:val="%1.%2.%3.%4.%5"/>
      <w:lvlJc w:val="left"/>
      <w:pPr>
        <w:ind w:left="5865" w:hanging="1080"/>
      </w:pPr>
      <w:rPr>
        <w:rFonts w:hint="default"/>
        <w:b/>
      </w:rPr>
    </w:lvl>
    <w:lvl w:ilvl="5">
      <w:start w:val="1"/>
      <w:numFmt w:val="decimal"/>
      <w:lvlText w:val="%1.%2.%3.%4.%5.%6"/>
      <w:lvlJc w:val="left"/>
      <w:pPr>
        <w:ind w:left="7305" w:hanging="1440"/>
      </w:pPr>
      <w:rPr>
        <w:rFonts w:hint="default"/>
        <w:b/>
      </w:rPr>
    </w:lvl>
    <w:lvl w:ilvl="6">
      <w:start w:val="1"/>
      <w:numFmt w:val="decimal"/>
      <w:lvlText w:val="%1.%2.%3.%4.%5.%6.%7"/>
      <w:lvlJc w:val="left"/>
      <w:pPr>
        <w:ind w:left="8385" w:hanging="1440"/>
      </w:pPr>
      <w:rPr>
        <w:rFonts w:hint="default"/>
        <w:b/>
      </w:rPr>
    </w:lvl>
    <w:lvl w:ilvl="7">
      <w:start w:val="1"/>
      <w:numFmt w:val="decimal"/>
      <w:lvlText w:val="%1.%2.%3.%4.%5.%6.%7.%8"/>
      <w:lvlJc w:val="left"/>
      <w:pPr>
        <w:ind w:left="9825" w:hanging="1800"/>
      </w:pPr>
      <w:rPr>
        <w:rFonts w:hint="default"/>
        <w:b/>
      </w:rPr>
    </w:lvl>
    <w:lvl w:ilvl="8">
      <w:start w:val="1"/>
      <w:numFmt w:val="decimal"/>
      <w:lvlText w:val="%1.%2.%3.%4.%5.%6.%7.%8.%9"/>
      <w:lvlJc w:val="left"/>
      <w:pPr>
        <w:ind w:left="10905" w:hanging="1800"/>
      </w:pPr>
      <w:rPr>
        <w:rFonts w:hint="default"/>
        <w:b/>
      </w:rPr>
    </w:lvl>
  </w:abstractNum>
  <w:abstractNum w:abstractNumId="33" w15:restartNumberingAfterBreak="0">
    <w:nsid w:val="629243D6"/>
    <w:multiLevelType w:val="multilevel"/>
    <w:tmpl w:val="4A24C8B4"/>
    <w:lvl w:ilvl="0">
      <w:start w:val="3"/>
      <w:numFmt w:val="decimal"/>
      <w:lvlText w:val="%1"/>
      <w:lvlJc w:val="left"/>
      <w:pPr>
        <w:ind w:left="360" w:hanging="360"/>
      </w:pPr>
      <w:rPr>
        <w:rFonts w:hint="default"/>
        <w:b/>
      </w:rPr>
    </w:lvl>
    <w:lvl w:ilvl="1">
      <w:start w:val="1"/>
      <w:numFmt w:val="decimal"/>
      <w:lvlText w:val="%1.%2"/>
      <w:lvlJc w:val="left"/>
      <w:pPr>
        <w:ind w:left="107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34" w15:restartNumberingAfterBreak="0">
    <w:nsid w:val="63D06D73"/>
    <w:multiLevelType w:val="multilevel"/>
    <w:tmpl w:val="71984808"/>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7FB62A6"/>
    <w:multiLevelType w:val="hybridMultilevel"/>
    <w:tmpl w:val="B0B2229C"/>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6" w15:restartNumberingAfterBreak="0">
    <w:nsid w:val="6FBF3DE4"/>
    <w:multiLevelType w:val="multilevel"/>
    <w:tmpl w:val="3B0A4C88"/>
    <w:lvl w:ilvl="0">
      <w:start w:val="3"/>
      <w:numFmt w:val="decimal"/>
      <w:lvlText w:val="%1"/>
      <w:lvlJc w:val="left"/>
      <w:pPr>
        <w:ind w:left="360" w:hanging="360"/>
      </w:pPr>
      <w:rPr>
        <w:rFonts w:hint="default"/>
        <w:b/>
      </w:rPr>
    </w:lvl>
    <w:lvl w:ilvl="1">
      <w:start w:val="1"/>
      <w:numFmt w:val="bullet"/>
      <w:lvlText w:val=""/>
      <w:lvlJc w:val="left"/>
      <w:pPr>
        <w:ind w:left="1070" w:hanging="360"/>
      </w:pPr>
      <w:rPr>
        <w:rFonts w:ascii="Wingdings" w:hAnsi="Wingding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37" w15:restartNumberingAfterBreak="0">
    <w:nsid w:val="728D4DD8"/>
    <w:multiLevelType w:val="multilevel"/>
    <w:tmpl w:val="4A24C8B4"/>
    <w:lvl w:ilvl="0">
      <w:start w:val="3"/>
      <w:numFmt w:val="decimal"/>
      <w:lvlText w:val="%1"/>
      <w:lvlJc w:val="left"/>
      <w:pPr>
        <w:ind w:left="360" w:hanging="360"/>
      </w:pPr>
      <w:rPr>
        <w:rFonts w:hint="default"/>
        <w:b/>
      </w:rPr>
    </w:lvl>
    <w:lvl w:ilvl="1">
      <w:start w:val="1"/>
      <w:numFmt w:val="decimal"/>
      <w:lvlText w:val="%1.%2"/>
      <w:lvlJc w:val="left"/>
      <w:pPr>
        <w:ind w:left="107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38" w15:restartNumberingAfterBreak="0">
    <w:nsid w:val="76654B4F"/>
    <w:multiLevelType w:val="multilevel"/>
    <w:tmpl w:val="4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9592723">
    <w:abstractNumId w:val="23"/>
  </w:num>
  <w:num w:numId="2" w16cid:durableId="348340772">
    <w:abstractNumId w:val="8"/>
  </w:num>
  <w:num w:numId="3" w16cid:durableId="1970738712">
    <w:abstractNumId w:val="33"/>
  </w:num>
  <w:num w:numId="4" w16cid:durableId="383867709">
    <w:abstractNumId w:val="24"/>
  </w:num>
  <w:num w:numId="5" w16cid:durableId="1326933365">
    <w:abstractNumId w:val="32"/>
  </w:num>
  <w:num w:numId="6" w16cid:durableId="1997344984">
    <w:abstractNumId w:val="15"/>
  </w:num>
  <w:num w:numId="7" w16cid:durableId="35392156">
    <w:abstractNumId w:val="19"/>
  </w:num>
  <w:num w:numId="8" w16cid:durableId="215776125">
    <w:abstractNumId w:val="31"/>
  </w:num>
  <w:num w:numId="9" w16cid:durableId="1497842682">
    <w:abstractNumId w:val="25"/>
  </w:num>
  <w:num w:numId="10" w16cid:durableId="452946072">
    <w:abstractNumId w:val="22"/>
  </w:num>
  <w:num w:numId="11" w16cid:durableId="2142571335">
    <w:abstractNumId w:val="35"/>
  </w:num>
  <w:num w:numId="12" w16cid:durableId="1136728174">
    <w:abstractNumId w:val="26"/>
  </w:num>
  <w:num w:numId="13" w16cid:durableId="1447651314">
    <w:abstractNumId w:val="9"/>
  </w:num>
  <w:num w:numId="14" w16cid:durableId="1713846332">
    <w:abstractNumId w:val="37"/>
  </w:num>
  <w:num w:numId="15" w16cid:durableId="439883917">
    <w:abstractNumId w:val="21"/>
  </w:num>
  <w:num w:numId="16" w16cid:durableId="2119448168">
    <w:abstractNumId w:val="20"/>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rPr>
          <w:b/>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7" w16cid:durableId="1835219305">
    <w:abstractNumId w:val="38"/>
  </w:num>
  <w:num w:numId="18" w16cid:durableId="1761102930">
    <w:abstractNumId w:val="3"/>
  </w:num>
  <w:num w:numId="19" w16cid:durableId="1771773447">
    <w:abstractNumId w:val="30"/>
  </w:num>
  <w:num w:numId="20" w16cid:durableId="1648361803">
    <w:abstractNumId w:val="4"/>
  </w:num>
  <w:num w:numId="21" w16cid:durableId="809397523">
    <w:abstractNumId w:val="27"/>
  </w:num>
  <w:num w:numId="22" w16cid:durableId="69887621">
    <w:abstractNumId w:val="29"/>
  </w:num>
  <w:num w:numId="23" w16cid:durableId="1565752060">
    <w:abstractNumId w:val="0"/>
  </w:num>
  <w:num w:numId="24" w16cid:durableId="2050491498">
    <w:abstractNumId w:val="16"/>
  </w:num>
  <w:num w:numId="25" w16cid:durableId="674117030">
    <w:abstractNumId w:val="6"/>
  </w:num>
  <w:num w:numId="26" w16cid:durableId="1073357602">
    <w:abstractNumId w:val="34"/>
  </w:num>
  <w:num w:numId="27" w16cid:durableId="1174764997">
    <w:abstractNumId w:val="5"/>
  </w:num>
  <w:num w:numId="28" w16cid:durableId="170880153">
    <w:abstractNumId w:val="11"/>
  </w:num>
  <w:num w:numId="29" w16cid:durableId="1327711105">
    <w:abstractNumId w:val="14"/>
  </w:num>
  <w:num w:numId="30" w16cid:durableId="761999578">
    <w:abstractNumId w:val="18"/>
  </w:num>
  <w:num w:numId="31" w16cid:durableId="1881084739">
    <w:abstractNumId w:val="7"/>
  </w:num>
  <w:num w:numId="32" w16cid:durableId="1139614352">
    <w:abstractNumId w:val="2"/>
  </w:num>
  <w:num w:numId="33" w16cid:durableId="1502232763">
    <w:abstractNumId w:val="1"/>
  </w:num>
  <w:num w:numId="34" w16cid:durableId="2054960040">
    <w:abstractNumId w:val="36"/>
  </w:num>
  <w:num w:numId="35" w16cid:durableId="202252552">
    <w:abstractNumId w:val="13"/>
  </w:num>
  <w:num w:numId="36" w16cid:durableId="1855025562">
    <w:abstractNumId w:val="10"/>
  </w:num>
  <w:num w:numId="37" w16cid:durableId="1056272234">
    <w:abstractNumId w:val="12"/>
  </w:num>
  <w:num w:numId="38" w16cid:durableId="860120140">
    <w:abstractNumId w:val="28"/>
  </w:num>
  <w:num w:numId="39" w16cid:durableId="2133554686">
    <w:abstractNumId w:val="17"/>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yra@consultores-csg.com">
    <w15:presenceInfo w15:providerId="Windows Live" w15:userId="3358e1a664e07a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283"/>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2D7"/>
    <w:rsid w:val="00007C36"/>
    <w:rsid w:val="00010D8B"/>
    <w:rsid w:val="000111E4"/>
    <w:rsid w:val="00012BCF"/>
    <w:rsid w:val="000134B5"/>
    <w:rsid w:val="0002389D"/>
    <w:rsid w:val="000301B0"/>
    <w:rsid w:val="00033A8D"/>
    <w:rsid w:val="000347BF"/>
    <w:rsid w:val="00042F6C"/>
    <w:rsid w:val="00046985"/>
    <w:rsid w:val="00047715"/>
    <w:rsid w:val="00052399"/>
    <w:rsid w:val="0005324B"/>
    <w:rsid w:val="00056DC6"/>
    <w:rsid w:val="0005796F"/>
    <w:rsid w:val="0006195F"/>
    <w:rsid w:val="0006589C"/>
    <w:rsid w:val="00067ACD"/>
    <w:rsid w:val="00070747"/>
    <w:rsid w:val="00073DCB"/>
    <w:rsid w:val="000747D9"/>
    <w:rsid w:val="00076AC2"/>
    <w:rsid w:val="00090F22"/>
    <w:rsid w:val="000930E6"/>
    <w:rsid w:val="000940EE"/>
    <w:rsid w:val="00095324"/>
    <w:rsid w:val="0009571F"/>
    <w:rsid w:val="00097110"/>
    <w:rsid w:val="00097B4B"/>
    <w:rsid w:val="000A3228"/>
    <w:rsid w:val="000A344D"/>
    <w:rsid w:val="000A432C"/>
    <w:rsid w:val="000A6DBE"/>
    <w:rsid w:val="000B2E62"/>
    <w:rsid w:val="000B5832"/>
    <w:rsid w:val="000B6832"/>
    <w:rsid w:val="000B7E50"/>
    <w:rsid w:val="000B7F92"/>
    <w:rsid w:val="000C15EE"/>
    <w:rsid w:val="000C1F6F"/>
    <w:rsid w:val="000C3185"/>
    <w:rsid w:val="000C3C4C"/>
    <w:rsid w:val="000D0245"/>
    <w:rsid w:val="000D5C49"/>
    <w:rsid w:val="000D7773"/>
    <w:rsid w:val="000E0FD5"/>
    <w:rsid w:val="000E699A"/>
    <w:rsid w:val="000F022A"/>
    <w:rsid w:val="000F041B"/>
    <w:rsid w:val="000F1FB7"/>
    <w:rsid w:val="000F4B94"/>
    <w:rsid w:val="000F7499"/>
    <w:rsid w:val="000F7D7E"/>
    <w:rsid w:val="00101109"/>
    <w:rsid w:val="0010133A"/>
    <w:rsid w:val="00102223"/>
    <w:rsid w:val="00103440"/>
    <w:rsid w:val="00111D6A"/>
    <w:rsid w:val="00111FFF"/>
    <w:rsid w:val="00113D10"/>
    <w:rsid w:val="00115520"/>
    <w:rsid w:val="0012393F"/>
    <w:rsid w:val="0013043D"/>
    <w:rsid w:val="00136C8C"/>
    <w:rsid w:val="001408FB"/>
    <w:rsid w:val="00150C37"/>
    <w:rsid w:val="0015196B"/>
    <w:rsid w:val="00153F36"/>
    <w:rsid w:val="001541E2"/>
    <w:rsid w:val="001564E9"/>
    <w:rsid w:val="00161A69"/>
    <w:rsid w:val="001627BE"/>
    <w:rsid w:val="001638CC"/>
    <w:rsid w:val="0016508F"/>
    <w:rsid w:val="0016644E"/>
    <w:rsid w:val="00171632"/>
    <w:rsid w:val="00172000"/>
    <w:rsid w:val="00175D58"/>
    <w:rsid w:val="001761F2"/>
    <w:rsid w:val="0018088A"/>
    <w:rsid w:val="001836A8"/>
    <w:rsid w:val="001846BA"/>
    <w:rsid w:val="00186FA9"/>
    <w:rsid w:val="00190746"/>
    <w:rsid w:val="00191626"/>
    <w:rsid w:val="001962D7"/>
    <w:rsid w:val="001A135A"/>
    <w:rsid w:val="001A51BE"/>
    <w:rsid w:val="001A5380"/>
    <w:rsid w:val="001B496C"/>
    <w:rsid w:val="001B7665"/>
    <w:rsid w:val="001C1FF0"/>
    <w:rsid w:val="001C2F3E"/>
    <w:rsid w:val="001D0012"/>
    <w:rsid w:val="001D3CC5"/>
    <w:rsid w:val="001D5AFC"/>
    <w:rsid w:val="001E0E3C"/>
    <w:rsid w:val="001E2E40"/>
    <w:rsid w:val="001E5961"/>
    <w:rsid w:val="001E6473"/>
    <w:rsid w:val="001E6B0A"/>
    <w:rsid w:val="001F6BC3"/>
    <w:rsid w:val="001F70D5"/>
    <w:rsid w:val="002028FB"/>
    <w:rsid w:val="00202EDF"/>
    <w:rsid w:val="0020565B"/>
    <w:rsid w:val="00206038"/>
    <w:rsid w:val="00206201"/>
    <w:rsid w:val="002110D9"/>
    <w:rsid w:val="002117A0"/>
    <w:rsid w:val="00213BFD"/>
    <w:rsid w:val="002140D5"/>
    <w:rsid w:val="0021577E"/>
    <w:rsid w:val="002172E1"/>
    <w:rsid w:val="00217F84"/>
    <w:rsid w:val="00223DC1"/>
    <w:rsid w:val="00231086"/>
    <w:rsid w:val="00231AD5"/>
    <w:rsid w:val="00232B6D"/>
    <w:rsid w:val="002338F3"/>
    <w:rsid w:val="00233F49"/>
    <w:rsid w:val="00237FCE"/>
    <w:rsid w:val="00242692"/>
    <w:rsid w:val="00247323"/>
    <w:rsid w:val="0026093D"/>
    <w:rsid w:val="002627B8"/>
    <w:rsid w:val="00263852"/>
    <w:rsid w:val="00263940"/>
    <w:rsid w:val="002674F9"/>
    <w:rsid w:val="00267B94"/>
    <w:rsid w:val="00271C2B"/>
    <w:rsid w:val="0028649E"/>
    <w:rsid w:val="00290F10"/>
    <w:rsid w:val="002911E0"/>
    <w:rsid w:val="00292398"/>
    <w:rsid w:val="00295E63"/>
    <w:rsid w:val="002A0EA3"/>
    <w:rsid w:val="002A1522"/>
    <w:rsid w:val="002A1B9F"/>
    <w:rsid w:val="002A3235"/>
    <w:rsid w:val="002A77F9"/>
    <w:rsid w:val="002A7940"/>
    <w:rsid w:val="002A7ABE"/>
    <w:rsid w:val="002B0FCA"/>
    <w:rsid w:val="002C13D5"/>
    <w:rsid w:val="002C3584"/>
    <w:rsid w:val="002C4F8E"/>
    <w:rsid w:val="002C7FA4"/>
    <w:rsid w:val="002D1920"/>
    <w:rsid w:val="002D5A29"/>
    <w:rsid w:val="002D76E0"/>
    <w:rsid w:val="002D7738"/>
    <w:rsid w:val="002D7FE8"/>
    <w:rsid w:val="002E0CCA"/>
    <w:rsid w:val="002E2035"/>
    <w:rsid w:val="002E3717"/>
    <w:rsid w:val="002E4F37"/>
    <w:rsid w:val="002E60FB"/>
    <w:rsid w:val="002F1FA8"/>
    <w:rsid w:val="002F4960"/>
    <w:rsid w:val="002F4A59"/>
    <w:rsid w:val="002F7325"/>
    <w:rsid w:val="002F7F16"/>
    <w:rsid w:val="00301D71"/>
    <w:rsid w:val="003034C6"/>
    <w:rsid w:val="00304D55"/>
    <w:rsid w:val="00305CFF"/>
    <w:rsid w:val="003066E8"/>
    <w:rsid w:val="003074C7"/>
    <w:rsid w:val="003131DF"/>
    <w:rsid w:val="0031390C"/>
    <w:rsid w:val="00313E7D"/>
    <w:rsid w:val="00317500"/>
    <w:rsid w:val="003210E4"/>
    <w:rsid w:val="00322AC7"/>
    <w:rsid w:val="003249F7"/>
    <w:rsid w:val="00324AC4"/>
    <w:rsid w:val="00326411"/>
    <w:rsid w:val="00326E93"/>
    <w:rsid w:val="00327DDD"/>
    <w:rsid w:val="00330118"/>
    <w:rsid w:val="00333D83"/>
    <w:rsid w:val="00335705"/>
    <w:rsid w:val="0034443B"/>
    <w:rsid w:val="00344E04"/>
    <w:rsid w:val="003466DA"/>
    <w:rsid w:val="00351C51"/>
    <w:rsid w:val="00354D16"/>
    <w:rsid w:val="00361EF9"/>
    <w:rsid w:val="0036751C"/>
    <w:rsid w:val="003676F4"/>
    <w:rsid w:val="00372B9B"/>
    <w:rsid w:val="00380ED9"/>
    <w:rsid w:val="00382C9D"/>
    <w:rsid w:val="00383972"/>
    <w:rsid w:val="003843FA"/>
    <w:rsid w:val="00392C75"/>
    <w:rsid w:val="0039445D"/>
    <w:rsid w:val="00395C47"/>
    <w:rsid w:val="003A28B2"/>
    <w:rsid w:val="003A4B43"/>
    <w:rsid w:val="003B06EF"/>
    <w:rsid w:val="003B0FC8"/>
    <w:rsid w:val="003B1BB7"/>
    <w:rsid w:val="003B53C6"/>
    <w:rsid w:val="003B5CCE"/>
    <w:rsid w:val="003B67F2"/>
    <w:rsid w:val="003C0A76"/>
    <w:rsid w:val="003C238A"/>
    <w:rsid w:val="003C2C12"/>
    <w:rsid w:val="003C5FF4"/>
    <w:rsid w:val="003D3FAC"/>
    <w:rsid w:val="003D41C2"/>
    <w:rsid w:val="003E0C66"/>
    <w:rsid w:val="003E31AB"/>
    <w:rsid w:val="003E6C93"/>
    <w:rsid w:val="003F3DEA"/>
    <w:rsid w:val="003F6EA4"/>
    <w:rsid w:val="003F6EF6"/>
    <w:rsid w:val="004017ED"/>
    <w:rsid w:val="00404ADC"/>
    <w:rsid w:val="00405D96"/>
    <w:rsid w:val="00407C3C"/>
    <w:rsid w:val="00411221"/>
    <w:rsid w:val="00413750"/>
    <w:rsid w:val="004146A6"/>
    <w:rsid w:val="00416FA3"/>
    <w:rsid w:val="0041762A"/>
    <w:rsid w:val="004230A4"/>
    <w:rsid w:val="00425DD5"/>
    <w:rsid w:val="00427DB1"/>
    <w:rsid w:val="00431B1A"/>
    <w:rsid w:val="00435EC0"/>
    <w:rsid w:val="00436955"/>
    <w:rsid w:val="004415CC"/>
    <w:rsid w:val="00444944"/>
    <w:rsid w:val="00444FE5"/>
    <w:rsid w:val="004452C8"/>
    <w:rsid w:val="00455C02"/>
    <w:rsid w:val="00456FF0"/>
    <w:rsid w:val="004578AD"/>
    <w:rsid w:val="00466617"/>
    <w:rsid w:val="00467691"/>
    <w:rsid w:val="00467AFA"/>
    <w:rsid w:val="00470562"/>
    <w:rsid w:val="004755AF"/>
    <w:rsid w:val="00477A66"/>
    <w:rsid w:val="004904BE"/>
    <w:rsid w:val="00491044"/>
    <w:rsid w:val="00491A86"/>
    <w:rsid w:val="00493004"/>
    <w:rsid w:val="004931D2"/>
    <w:rsid w:val="0049366A"/>
    <w:rsid w:val="004A1083"/>
    <w:rsid w:val="004A1788"/>
    <w:rsid w:val="004A2436"/>
    <w:rsid w:val="004C583B"/>
    <w:rsid w:val="004C5A34"/>
    <w:rsid w:val="004C7C08"/>
    <w:rsid w:val="004D0238"/>
    <w:rsid w:val="004D2851"/>
    <w:rsid w:val="004D767A"/>
    <w:rsid w:val="004E0CD5"/>
    <w:rsid w:val="004E5B5B"/>
    <w:rsid w:val="004E5DA9"/>
    <w:rsid w:val="004E6CD2"/>
    <w:rsid w:val="004F1243"/>
    <w:rsid w:val="004F5335"/>
    <w:rsid w:val="004F73A1"/>
    <w:rsid w:val="00503BE6"/>
    <w:rsid w:val="005057B6"/>
    <w:rsid w:val="00506621"/>
    <w:rsid w:val="00507C1F"/>
    <w:rsid w:val="005129A2"/>
    <w:rsid w:val="00513099"/>
    <w:rsid w:val="00517A44"/>
    <w:rsid w:val="00517F57"/>
    <w:rsid w:val="0052443A"/>
    <w:rsid w:val="00524497"/>
    <w:rsid w:val="00527611"/>
    <w:rsid w:val="005301EE"/>
    <w:rsid w:val="00531A32"/>
    <w:rsid w:val="005323F7"/>
    <w:rsid w:val="00532989"/>
    <w:rsid w:val="00534BCA"/>
    <w:rsid w:val="00536402"/>
    <w:rsid w:val="00536A19"/>
    <w:rsid w:val="00540AE5"/>
    <w:rsid w:val="00543A53"/>
    <w:rsid w:val="005524A4"/>
    <w:rsid w:val="00552AC4"/>
    <w:rsid w:val="00552F9E"/>
    <w:rsid w:val="00556BB0"/>
    <w:rsid w:val="00560E77"/>
    <w:rsid w:val="005632BE"/>
    <w:rsid w:val="005712B3"/>
    <w:rsid w:val="00571CC1"/>
    <w:rsid w:val="0057310A"/>
    <w:rsid w:val="00573BE1"/>
    <w:rsid w:val="0057555C"/>
    <w:rsid w:val="0057606D"/>
    <w:rsid w:val="0058258C"/>
    <w:rsid w:val="0058526A"/>
    <w:rsid w:val="005937EE"/>
    <w:rsid w:val="005945D0"/>
    <w:rsid w:val="0059729D"/>
    <w:rsid w:val="00597915"/>
    <w:rsid w:val="005A2F49"/>
    <w:rsid w:val="005A6F94"/>
    <w:rsid w:val="005B2983"/>
    <w:rsid w:val="005B5E9B"/>
    <w:rsid w:val="005C0137"/>
    <w:rsid w:val="005C0449"/>
    <w:rsid w:val="005C4E0C"/>
    <w:rsid w:val="005D04DB"/>
    <w:rsid w:val="005D2842"/>
    <w:rsid w:val="005D2BCF"/>
    <w:rsid w:val="005D31A0"/>
    <w:rsid w:val="005D79FD"/>
    <w:rsid w:val="005E13E2"/>
    <w:rsid w:val="005E2A64"/>
    <w:rsid w:val="005E6857"/>
    <w:rsid w:val="005E74F6"/>
    <w:rsid w:val="005F1C13"/>
    <w:rsid w:val="005F3671"/>
    <w:rsid w:val="005F41B6"/>
    <w:rsid w:val="005F7A8F"/>
    <w:rsid w:val="005F7BAA"/>
    <w:rsid w:val="00600CFE"/>
    <w:rsid w:val="00602F2E"/>
    <w:rsid w:val="00604729"/>
    <w:rsid w:val="00604792"/>
    <w:rsid w:val="00605FF2"/>
    <w:rsid w:val="006067EB"/>
    <w:rsid w:val="006100F1"/>
    <w:rsid w:val="00613EC3"/>
    <w:rsid w:val="00614814"/>
    <w:rsid w:val="006172F9"/>
    <w:rsid w:val="006252CA"/>
    <w:rsid w:val="00625DF6"/>
    <w:rsid w:val="00626743"/>
    <w:rsid w:val="00627960"/>
    <w:rsid w:val="00630184"/>
    <w:rsid w:val="0063241F"/>
    <w:rsid w:val="00632B91"/>
    <w:rsid w:val="006347CA"/>
    <w:rsid w:val="00635CE9"/>
    <w:rsid w:val="00637B90"/>
    <w:rsid w:val="00640402"/>
    <w:rsid w:val="006447EB"/>
    <w:rsid w:val="00645B8A"/>
    <w:rsid w:val="00650E40"/>
    <w:rsid w:val="00652B05"/>
    <w:rsid w:val="006533DC"/>
    <w:rsid w:val="00654379"/>
    <w:rsid w:val="0066385A"/>
    <w:rsid w:val="00665238"/>
    <w:rsid w:val="00666AA3"/>
    <w:rsid w:val="0067271B"/>
    <w:rsid w:val="006803DD"/>
    <w:rsid w:val="0068418E"/>
    <w:rsid w:val="0069144F"/>
    <w:rsid w:val="00695366"/>
    <w:rsid w:val="00695747"/>
    <w:rsid w:val="0069655D"/>
    <w:rsid w:val="006A0127"/>
    <w:rsid w:val="006A0A85"/>
    <w:rsid w:val="006A287F"/>
    <w:rsid w:val="006A4349"/>
    <w:rsid w:val="006A49E4"/>
    <w:rsid w:val="006A4D40"/>
    <w:rsid w:val="006B440D"/>
    <w:rsid w:val="006B5916"/>
    <w:rsid w:val="006B75C9"/>
    <w:rsid w:val="006C3132"/>
    <w:rsid w:val="006D1FBB"/>
    <w:rsid w:val="006D2158"/>
    <w:rsid w:val="006D5518"/>
    <w:rsid w:val="006D6798"/>
    <w:rsid w:val="006E07AD"/>
    <w:rsid w:val="006E1659"/>
    <w:rsid w:val="006E21C3"/>
    <w:rsid w:val="006E5A78"/>
    <w:rsid w:val="006E7D96"/>
    <w:rsid w:val="006E7EF2"/>
    <w:rsid w:val="006F384D"/>
    <w:rsid w:val="006F4153"/>
    <w:rsid w:val="007013F8"/>
    <w:rsid w:val="007050BD"/>
    <w:rsid w:val="007131FB"/>
    <w:rsid w:val="0071370F"/>
    <w:rsid w:val="00713780"/>
    <w:rsid w:val="0071601C"/>
    <w:rsid w:val="00720D44"/>
    <w:rsid w:val="007249DC"/>
    <w:rsid w:val="0072585F"/>
    <w:rsid w:val="00730BEC"/>
    <w:rsid w:val="007348D0"/>
    <w:rsid w:val="00736FEF"/>
    <w:rsid w:val="0073773E"/>
    <w:rsid w:val="00743637"/>
    <w:rsid w:val="007467CE"/>
    <w:rsid w:val="00750A08"/>
    <w:rsid w:val="00751325"/>
    <w:rsid w:val="007562A3"/>
    <w:rsid w:val="0076085F"/>
    <w:rsid w:val="00762A27"/>
    <w:rsid w:val="0076326A"/>
    <w:rsid w:val="0076393A"/>
    <w:rsid w:val="007803DF"/>
    <w:rsid w:val="00780A7C"/>
    <w:rsid w:val="00781FB4"/>
    <w:rsid w:val="007844F3"/>
    <w:rsid w:val="00786A32"/>
    <w:rsid w:val="007876A9"/>
    <w:rsid w:val="00787B04"/>
    <w:rsid w:val="007A1D7C"/>
    <w:rsid w:val="007A33D7"/>
    <w:rsid w:val="007A3BA6"/>
    <w:rsid w:val="007A48D5"/>
    <w:rsid w:val="007A48FD"/>
    <w:rsid w:val="007A59DC"/>
    <w:rsid w:val="007B4155"/>
    <w:rsid w:val="007C3AB6"/>
    <w:rsid w:val="007D0FAB"/>
    <w:rsid w:val="007D26BF"/>
    <w:rsid w:val="007D5696"/>
    <w:rsid w:val="007E146D"/>
    <w:rsid w:val="007E432F"/>
    <w:rsid w:val="007E4B14"/>
    <w:rsid w:val="007F2486"/>
    <w:rsid w:val="007F3003"/>
    <w:rsid w:val="007F461D"/>
    <w:rsid w:val="007F52FE"/>
    <w:rsid w:val="0080069B"/>
    <w:rsid w:val="00802A88"/>
    <w:rsid w:val="00805655"/>
    <w:rsid w:val="00807747"/>
    <w:rsid w:val="00807D97"/>
    <w:rsid w:val="0081129C"/>
    <w:rsid w:val="00812D85"/>
    <w:rsid w:val="00815A25"/>
    <w:rsid w:val="008171FF"/>
    <w:rsid w:val="008248DA"/>
    <w:rsid w:val="0082579B"/>
    <w:rsid w:val="0083169F"/>
    <w:rsid w:val="008316D1"/>
    <w:rsid w:val="0083241D"/>
    <w:rsid w:val="00832560"/>
    <w:rsid w:val="00832CE4"/>
    <w:rsid w:val="0083580F"/>
    <w:rsid w:val="00836786"/>
    <w:rsid w:val="008504CC"/>
    <w:rsid w:val="008550B5"/>
    <w:rsid w:val="008554B5"/>
    <w:rsid w:val="00855B34"/>
    <w:rsid w:val="00857579"/>
    <w:rsid w:val="0086620E"/>
    <w:rsid w:val="00871FC9"/>
    <w:rsid w:val="008724B0"/>
    <w:rsid w:val="00883017"/>
    <w:rsid w:val="00883FCF"/>
    <w:rsid w:val="00890804"/>
    <w:rsid w:val="008925FB"/>
    <w:rsid w:val="00895280"/>
    <w:rsid w:val="008A2C9A"/>
    <w:rsid w:val="008A3D29"/>
    <w:rsid w:val="008A4504"/>
    <w:rsid w:val="008A4BCF"/>
    <w:rsid w:val="008A4D18"/>
    <w:rsid w:val="008A605C"/>
    <w:rsid w:val="008A6219"/>
    <w:rsid w:val="008B0049"/>
    <w:rsid w:val="008B0DB9"/>
    <w:rsid w:val="008D3F1D"/>
    <w:rsid w:val="008D5470"/>
    <w:rsid w:val="008D74A8"/>
    <w:rsid w:val="008D7D00"/>
    <w:rsid w:val="008E37EE"/>
    <w:rsid w:val="008E3B1B"/>
    <w:rsid w:val="008E4CE0"/>
    <w:rsid w:val="008F03D1"/>
    <w:rsid w:val="008F201C"/>
    <w:rsid w:val="008F25A6"/>
    <w:rsid w:val="008F3128"/>
    <w:rsid w:val="008F3284"/>
    <w:rsid w:val="008F3813"/>
    <w:rsid w:val="008F4BA7"/>
    <w:rsid w:val="008F536C"/>
    <w:rsid w:val="00907C62"/>
    <w:rsid w:val="00916A56"/>
    <w:rsid w:val="009217C3"/>
    <w:rsid w:val="00922682"/>
    <w:rsid w:val="009356C4"/>
    <w:rsid w:val="00935C8A"/>
    <w:rsid w:val="00935E0F"/>
    <w:rsid w:val="00936BCB"/>
    <w:rsid w:val="00940F56"/>
    <w:rsid w:val="009429DC"/>
    <w:rsid w:val="0094553D"/>
    <w:rsid w:val="009458A3"/>
    <w:rsid w:val="00953040"/>
    <w:rsid w:val="009547CA"/>
    <w:rsid w:val="00964B94"/>
    <w:rsid w:val="00974120"/>
    <w:rsid w:val="00974C1D"/>
    <w:rsid w:val="00975F9B"/>
    <w:rsid w:val="00976C52"/>
    <w:rsid w:val="00981303"/>
    <w:rsid w:val="009844EF"/>
    <w:rsid w:val="009866F9"/>
    <w:rsid w:val="009924F0"/>
    <w:rsid w:val="00993FA6"/>
    <w:rsid w:val="009A41EE"/>
    <w:rsid w:val="009A536A"/>
    <w:rsid w:val="009A6F55"/>
    <w:rsid w:val="009B33BC"/>
    <w:rsid w:val="009B3B39"/>
    <w:rsid w:val="009B57D7"/>
    <w:rsid w:val="009B678A"/>
    <w:rsid w:val="009B789D"/>
    <w:rsid w:val="009B7939"/>
    <w:rsid w:val="009C12F1"/>
    <w:rsid w:val="009C1E53"/>
    <w:rsid w:val="009C5D8B"/>
    <w:rsid w:val="009D0C3F"/>
    <w:rsid w:val="009D57B0"/>
    <w:rsid w:val="009D65BE"/>
    <w:rsid w:val="009D7ED5"/>
    <w:rsid w:val="009E0D6F"/>
    <w:rsid w:val="009E2C67"/>
    <w:rsid w:val="009E6A47"/>
    <w:rsid w:val="009E6DAA"/>
    <w:rsid w:val="009E747F"/>
    <w:rsid w:val="009F032C"/>
    <w:rsid w:val="009F0BE8"/>
    <w:rsid w:val="009F7267"/>
    <w:rsid w:val="009F749E"/>
    <w:rsid w:val="00A00363"/>
    <w:rsid w:val="00A05DD2"/>
    <w:rsid w:val="00A06954"/>
    <w:rsid w:val="00A06C2A"/>
    <w:rsid w:val="00A076FD"/>
    <w:rsid w:val="00A110DD"/>
    <w:rsid w:val="00A11108"/>
    <w:rsid w:val="00A12742"/>
    <w:rsid w:val="00A13A59"/>
    <w:rsid w:val="00A13C1E"/>
    <w:rsid w:val="00A17F47"/>
    <w:rsid w:val="00A208D7"/>
    <w:rsid w:val="00A219C8"/>
    <w:rsid w:val="00A21CAA"/>
    <w:rsid w:val="00A22E22"/>
    <w:rsid w:val="00A24135"/>
    <w:rsid w:val="00A24B3D"/>
    <w:rsid w:val="00A24BD3"/>
    <w:rsid w:val="00A2700B"/>
    <w:rsid w:val="00A31800"/>
    <w:rsid w:val="00A319EA"/>
    <w:rsid w:val="00A3203C"/>
    <w:rsid w:val="00A33248"/>
    <w:rsid w:val="00A3541E"/>
    <w:rsid w:val="00A372AD"/>
    <w:rsid w:val="00A475AB"/>
    <w:rsid w:val="00A47CC6"/>
    <w:rsid w:val="00A50827"/>
    <w:rsid w:val="00A51B79"/>
    <w:rsid w:val="00A52EC5"/>
    <w:rsid w:val="00A54F34"/>
    <w:rsid w:val="00A5658B"/>
    <w:rsid w:val="00A62716"/>
    <w:rsid w:val="00A6641A"/>
    <w:rsid w:val="00A668C3"/>
    <w:rsid w:val="00A67D4B"/>
    <w:rsid w:val="00A7039C"/>
    <w:rsid w:val="00A704C9"/>
    <w:rsid w:val="00A708A0"/>
    <w:rsid w:val="00A74EEB"/>
    <w:rsid w:val="00A751EB"/>
    <w:rsid w:val="00A7568F"/>
    <w:rsid w:val="00A76964"/>
    <w:rsid w:val="00A81713"/>
    <w:rsid w:val="00A85E12"/>
    <w:rsid w:val="00A91BEA"/>
    <w:rsid w:val="00A94D36"/>
    <w:rsid w:val="00A953AB"/>
    <w:rsid w:val="00AA61EE"/>
    <w:rsid w:val="00AB26B4"/>
    <w:rsid w:val="00AB53FA"/>
    <w:rsid w:val="00AB6535"/>
    <w:rsid w:val="00AB6FEA"/>
    <w:rsid w:val="00AC0688"/>
    <w:rsid w:val="00AC51DF"/>
    <w:rsid w:val="00AC7911"/>
    <w:rsid w:val="00AC7C4D"/>
    <w:rsid w:val="00AD1C2F"/>
    <w:rsid w:val="00AD4C02"/>
    <w:rsid w:val="00AD601C"/>
    <w:rsid w:val="00AD719A"/>
    <w:rsid w:val="00AD75F2"/>
    <w:rsid w:val="00AE3641"/>
    <w:rsid w:val="00AE6D5F"/>
    <w:rsid w:val="00AE7C0D"/>
    <w:rsid w:val="00AF4FB1"/>
    <w:rsid w:val="00AF6CB1"/>
    <w:rsid w:val="00B048AD"/>
    <w:rsid w:val="00B068E1"/>
    <w:rsid w:val="00B06CFE"/>
    <w:rsid w:val="00B075A3"/>
    <w:rsid w:val="00B07C71"/>
    <w:rsid w:val="00B10083"/>
    <w:rsid w:val="00B160F5"/>
    <w:rsid w:val="00B17395"/>
    <w:rsid w:val="00B202C6"/>
    <w:rsid w:val="00B23FF2"/>
    <w:rsid w:val="00B24063"/>
    <w:rsid w:val="00B25F15"/>
    <w:rsid w:val="00B30C2F"/>
    <w:rsid w:val="00B3378E"/>
    <w:rsid w:val="00B340A6"/>
    <w:rsid w:val="00B3499C"/>
    <w:rsid w:val="00B34D81"/>
    <w:rsid w:val="00B3532C"/>
    <w:rsid w:val="00B379F9"/>
    <w:rsid w:val="00B41852"/>
    <w:rsid w:val="00B424FD"/>
    <w:rsid w:val="00B46309"/>
    <w:rsid w:val="00B46E8B"/>
    <w:rsid w:val="00B472B6"/>
    <w:rsid w:val="00B558AD"/>
    <w:rsid w:val="00B56B06"/>
    <w:rsid w:val="00B64733"/>
    <w:rsid w:val="00B653A5"/>
    <w:rsid w:val="00B664BF"/>
    <w:rsid w:val="00B67C35"/>
    <w:rsid w:val="00B70634"/>
    <w:rsid w:val="00B70973"/>
    <w:rsid w:val="00B70EA5"/>
    <w:rsid w:val="00B71691"/>
    <w:rsid w:val="00B7263E"/>
    <w:rsid w:val="00B76AA1"/>
    <w:rsid w:val="00B817CC"/>
    <w:rsid w:val="00B827EA"/>
    <w:rsid w:val="00B85466"/>
    <w:rsid w:val="00B873C2"/>
    <w:rsid w:val="00B9044C"/>
    <w:rsid w:val="00B90FFE"/>
    <w:rsid w:val="00B93D94"/>
    <w:rsid w:val="00B943F8"/>
    <w:rsid w:val="00B95DE2"/>
    <w:rsid w:val="00B96648"/>
    <w:rsid w:val="00B969C1"/>
    <w:rsid w:val="00BA1DF6"/>
    <w:rsid w:val="00BA7254"/>
    <w:rsid w:val="00BB0573"/>
    <w:rsid w:val="00BB18B0"/>
    <w:rsid w:val="00BB5200"/>
    <w:rsid w:val="00BC060A"/>
    <w:rsid w:val="00BC2E74"/>
    <w:rsid w:val="00BC6BA7"/>
    <w:rsid w:val="00BC78B8"/>
    <w:rsid w:val="00BC79AD"/>
    <w:rsid w:val="00BD0136"/>
    <w:rsid w:val="00BD1C63"/>
    <w:rsid w:val="00BD25FF"/>
    <w:rsid w:val="00BD35A4"/>
    <w:rsid w:val="00BD368A"/>
    <w:rsid w:val="00BD3EE8"/>
    <w:rsid w:val="00BD58B0"/>
    <w:rsid w:val="00BE0FAF"/>
    <w:rsid w:val="00BE224D"/>
    <w:rsid w:val="00BE37F6"/>
    <w:rsid w:val="00BE3F94"/>
    <w:rsid w:val="00BE4469"/>
    <w:rsid w:val="00BE6E55"/>
    <w:rsid w:val="00BE6FEE"/>
    <w:rsid w:val="00BF09AA"/>
    <w:rsid w:val="00BF2DEB"/>
    <w:rsid w:val="00BF5E0E"/>
    <w:rsid w:val="00C029FF"/>
    <w:rsid w:val="00C12A7C"/>
    <w:rsid w:val="00C13211"/>
    <w:rsid w:val="00C14403"/>
    <w:rsid w:val="00C17000"/>
    <w:rsid w:val="00C22310"/>
    <w:rsid w:val="00C23718"/>
    <w:rsid w:val="00C31671"/>
    <w:rsid w:val="00C33523"/>
    <w:rsid w:val="00C36C0D"/>
    <w:rsid w:val="00C43565"/>
    <w:rsid w:val="00C44399"/>
    <w:rsid w:val="00C44689"/>
    <w:rsid w:val="00C4732F"/>
    <w:rsid w:val="00C47DA3"/>
    <w:rsid w:val="00C54202"/>
    <w:rsid w:val="00C571F5"/>
    <w:rsid w:val="00C636EC"/>
    <w:rsid w:val="00C65B83"/>
    <w:rsid w:val="00C66B17"/>
    <w:rsid w:val="00C66F52"/>
    <w:rsid w:val="00C672AB"/>
    <w:rsid w:val="00C67F8B"/>
    <w:rsid w:val="00C70428"/>
    <w:rsid w:val="00C727DD"/>
    <w:rsid w:val="00C740CF"/>
    <w:rsid w:val="00C77F44"/>
    <w:rsid w:val="00C805F2"/>
    <w:rsid w:val="00C87384"/>
    <w:rsid w:val="00C92136"/>
    <w:rsid w:val="00C96D7A"/>
    <w:rsid w:val="00C96E49"/>
    <w:rsid w:val="00C96F27"/>
    <w:rsid w:val="00CA0D52"/>
    <w:rsid w:val="00CA169A"/>
    <w:rsid w:val="00CA381D"/>
    <w:rsid w:val="00CA4495"/>
    <w:rsid w:val="00CA4784"/>
    <w:rsid w:val="00CA4C8A"/>
    <w:rsid w:val="00CA58C2"/>
    <w:rsid w:val="00CA77A9"/>
    <w:rsid w:val="00CB330E"/>
    <w:rsid w:val="00CC0396"/>
    <w:rsid w:val="00CC183A"/>
    <w:rsid w:val="00CC45ED"/>
    <w:rsid w:val="00CC65E8"/>
    <w:rsid w:val="00CC6842"/>
    <w:rsid w:val="00CD0AA2"/>
    <w:rsid w:val="00CD429B"/>
    <w:rsid w:val="00CD5726"/>
    <w:rsid w:val="00CE4573"/>
    <w:rsid w:val="00CE6C7E"/>
    <w:rsid w:val="00CF1DBF"/>
    <w:rsid w:val="00D005C5"/>
    <w:rsid w:val="00D0205D"/>
    <w:rsid w:val="00D03E75"/>
    <w:rsid w:val="00D0548A"/>
    <w:rsid w:val="00D07570"/>
    <w:rsid w:val="00D117F8"/>
    <w:rsid w:val="00D12187"/>
    <w:rsid w:val="00D14076"/>
    <w:rsid w:val="00D206E9"/>
    <w:rsid w:val="00D20C6C"/>
    <w:rsid w:val="00D21A9F"/>
    <w:rsid w:val="00D23075"/>
    <w:rsid w:val="00D27A47"/>
    <w:rsid w:val="00D30781"/>
    <w:rsid w:val="00D3227C"/>
    <w:rsid w:val="00D45F2D"/>
    <w:rsid w:val="00D50E01"/>
    <w:rsid w:val="00D5455A"/>
    <w:rsid w:val="00D54717"/>
    <w:rsid w:val="00D54B67"/>
    <w:rsid w:val="00D559E0"/>
    <w:rsid w:val="00D55D23"/>
    <w:rsid w:val="00D600BE"/>
    <w:rsid w:val="00D71AD9"/>
    <w:rsid w:val="00D722D2"/>
    <w:rsid w:val="00D776BE"/>
    <w:rsid w:val="00D81BB7"/>
    <w:rsid w:val="00D81D4B"/>
    <w:rsid w:val="00D841CF"/>
    <w:rsid w:val="00D846F0"/>
    <w:rsid w:val="00D87D26"/>
    <w:rsid w:val="00D90DB6"/>
    <w:rsid w:val="00D92FFB"/>
    <w:rsid w:val="00D97DCF"/>
    <w:rsid w:val="00DA2AD6"/>
    <w:rsid w:val="00DA3125"/>
    <w:rsid w:val="00DA3FF3"/>
    <w:rsid w:val="00DA4996"/>
    <w:rsid w:val="00DA4BCE"/>
    <w:rsid w:val="00DB0791"/>
    <w:rsid w:val="00DB49D8"/>
    <w:rsid w:val="00DB7260"/>
    <w:rsid w:val="00DB7798"/>
    <w:rsid w:val="00DB7EC7"/>
    <w:rsid w:val="00DC6A39"/>
    <w:rsid w:val="00DD4023"/>
    <w:rsid w:val="00DD7174"/>
    <w:rsid w:val="00DE2065"/>
    <w:rsid w:val="00DE4DCC"/>
    <w:rsid w:val="00DE714A"/>
    <w:rsid w:val="00DE75C2"/>
    <w:rsid w:val="00DE7F2F"/>
    <w:rsid w:val="00DF50A3"/>
    <w:rsid w:val="00E009B6"/>
    <w:rsid w:val="00E00BF3"/>
    <w:rsid w:val="00E04CA6"/>
    <w:rsid w:val="00E062DD"/>
    <w:rsid w:val="00E07701"/>
    <w:rsid w:val="00E12F00"/>
    <w:rsid w:val="00E13659"/>
    <w:rsid w:val="00E13BA1"/>
    <w:rsid w:val="00E156E3"/>
    <w:rsid w:val="00E15ADE"/>
    <w:rsid w:val="00E17AE5"/>
    <w:rsid w:val="00E259F5"/>
    <w:rsid w:val="00E2696A"/>
    <w:rsid w:val="00E26A8F"/>
    <w:rsid w:val="00E26BBD"/>
    <w:rsid w:val="00E3062E"/>
    <w:rsid w:val="00E31A8D"/>
    <w:rsid w:val="00E323AA"/>
    <w:rsid w:val="00E33E8C"/>
    <w:rsid w:val="00E378CC"/>
    <w:rsid w:val="00E4368A"/>
    <w:rsid w:val="00E43C7F"/>
    <w:rsid w:val="00E442E4"/>
    <w:rsid w:val="00E452A3"/>
    <w:rsid w:val="00E47EA1"/>
    <w:rsid w:val="00E52BC0"/>
    <w:rsid w:val="00E56294"/>
    <w:rsid w:val="00E6574D"/>
    <w:rsid w:val="00E65FFE"/>
    <w:rsid w:val="00E70290"/>
    <w:rsid w:val="00E7075D"/>
    <w:rsid w:val="00E7083F"/>
    <w:rsid w:val="00E767DE"/>
    <w:rsid w:val="00E806F6"/>
    <w:rsid w:val="00E81DF4"/>
    <w:rsid w:val="00E90FEF"/>
    <w:rsid w:val="00E92B71"/>
    <w:rsid w:val="00E941E5"/>
    <w:rsid w:val="00E95A68"/>
    <w:rsid w:val="00E96AA5"/>
    <w:rsid w:val="00EA2669"/>
    <w:rsid w:val="00EA2DB5"/>
    <w:rsid w:val="00EA7680"/>
    <w:rsid w:val="00EB09E6"/>
    <w:rsid w:val="00EB19C6"/>
    <w:rsid w:val="00EB432A"/>
    <w:rsid w:val="00EB6D86"/>
    <w:rsid w:val="00EC2800"/>
    <w:rsid w:val="00EC4691"/>
    <w:rsid w:val="00EC5ABF"/>
    <w:rsid w:val="00EC7680"/>
    <w:rsid w:val="00ED5392"/>
    <w:rsid w:val="00ED704B"/>
    <w:rsid w:val="00EE47DC"/>
    <w:rsid w:val="00EE491C"/>
    <w:rsid w:val="00EE5E99"/>
    <w:rsid w:val="00EF052F"/>
    <w:rsid w:val="00EF5E6C"/>
    <w:rsid w:val="00EF61E6"/>
    <w:rsid w:val="00F107ED"/>
    <w:rsid w:val="00F12BF9"/>
    <w:rsid w:val="00F13D54"/>
    <w:rsid w:val="00F14350"/>
    <w:rsid w:val="00F1692F"/>
    <w:rsid w:val="00F17451"/>
    <w:rsid w:val="00F22ACC"/>
    <w:rsid w:val="00F238FD"/>
    <w:rsid w:val="00F321C8"/>
    <w:rsid w:val="00F3650F"/>
    <w:rsid w:val="00F37E5D"/>
    <w:rsid w:val="00F40E59"/>
    <w:rsid w:val="00F43C2E"/>
    <w:rsid w:val="00F506C2"/>
    <w:rsid w:val="00F5383C"/>
    <w:rsid w:val="00F54E4D"/>
    <w:rsid w:val="00F612F7"/>
    <w:rsid w:val="00F63A41"/>
    <w:rsid w:val="00F66BEA"/>
    <w:rsid w:val="00F67B29"/>
    <w:rsid w:val="00F73951"/>
    <w:rsid w:val="00F7436C"/>
    <w:rsid w:val="00F747E0"/>
    <w:rsid w:val="00F7497E"/>
    <w:rsid w:val="00F75943"/>
    <w:rsid w:val="00F76E15"/>
    <w:rsid w:val="00F80CAD"/>
    <w:rsid w:val="00F85A61"/>
    <w:rsid w:val="00F86638"/>
    <w:rsid w:val="00F866F9"/>
    <w:rsid w:val="00F869AB"/>
    <w:rsid w:val="00F901B5"/>
    <w:rsid w:val="00F907D1"/>
    <w:rsid w:val="00F90BE6"/>
    <w:rsid w:val="00F94308"/>
    <w:rsid w:val="00F94468"/>
    <w:rsid w:val="00F9557B"/>
    <w:rsid w:val="00F95F93"/>
    <w:rsid w:val="00F97432"/>
    <w:rsid w:val="00F97461"/>
    <w:rsid w:val="00FA62FB"/>
    <w:rsid w:val="00FB3321"/>
    <w:rsid w:val="00FB4601"/>
    <w:rsid w:val="00FB4715"/>
    <w:rsid w:val="00FB769D"/>
    <w:rsid w:val="00FC1354"/>
    <w:rsid w:val="00FC245B"/>
    <w:rsid w:val="00FC3DD5"/>
    <w:rsid w:val="00FC55A9"/>
    <w:rsid w:val="00FC613A"/>
    <w:rsid w:val="00FC64FB"/>
    <w:rsid w:val="00FC71F1"/>
    <w:rsid w:val="00FD0499"/>
    <w:rsid w:val="00FD10D9"/>
    <w:rsid w:val="00FD4648"/>
    <w:rsid w:val="00FE196C"/>
    <w:rsid w:val="00FE4E73"/>
    <w:rsid w:val="00FF0189"/>
    <w:rsid w:val="00FF22BD"/>
    <w:rsid w:val="00FF26F3"/>
    <w:rsid w:val="00FF2A43"/>
    <w:rsid w:val="00FF4695"/>
    <w:rsid w:val="00FF4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79316"/>
  <w15:docId w15:val="{2E3D45AA-2F5F-4A36-9BB6-D47457AA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HN" w:eastAsia="es-H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2D7"/>
    <w:pPr>
      <w:spacing w:after="200" w:line="276" w:lineRule="auto"/>
    </w:pPr>
    <w:rPr>
      <w:sz w:val="22"/>
      <w:szCs w:val="22"/>
      <w:lang w:val="it-IT" w:eastAsia="en-US"/>
    </w:rPr>
  </w:style>
  <w:style w:type="paragraph" w:styleId="Ttulo1">
    <w:name w:val="heading 1"/>
    <w:basedOn w:val="Normal"/>
    <w:next w:val="Normal"/>
    <w:link w:val="Ttulo1Car"/>
    <w:uiPriority w:val="9"/>
    <w:qFormat/>
    <w:rsid w:val="003034C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3034C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034C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3034C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ar"/>
    <w:qFormat/>
    <w:rsid w:val="0006195F"/>
    <w:pPr>
      <w:spacing w:before="240" w:after="60" w:line="240" w:lineRule="auto"/>
      <w:outlineLvl w:val="5"/>
    </w:pPr>
    <w:rPr>
      <w:rFonts w:ascii="Times New Roman" w:eastAsia="Times New Roman" w:hAnsi="Times New Roman"/>
      <w:b/>
      <w:bCs/>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62D7"/>
    <w:pPr>
      <w:ind w:left="720"/>
      <w:contextualSpacing/>
    </w:pPr>
  </w:style>
  <w:style w:type="paragraph" w:styleId="Encabezado">
    <w:name w:val="header"/>
    <w:basedOn w:val="Normal"/>
    <w:link w:val="EncabezadoCar"/>
    <w:unhideWhenUsed/>
    <w:rsid w:val="001962D7"/>
    <w:pPr>
      <w:tabs>
        <w:tab w:val="center" w:pos="4819"/>
        <w:tab w:val="right" w:pos="9638"/>
      </w:tabs>
      <w:spacing w:after="0" w:line="240" w:lineRule="auto"/>
    </w:pPr>
  </w:style>
  <w:style w:type="character" w:customStyle="1" w:styleId="EncabezadoCar">
    <w:name w:val="Encabezado Car"/>
    <w:basedOn w:val="Fuentedeprrafopredeter"/>
    <w:link w:val="Encabezado"/>
    <w:rsid w:val="001962D7"/>
  </w:style>
  <w:style w:type="paragraph" w:styleId="Piedepgina">
    <w:name w:val="footer"/>
    <w:basedOn w:val="Normal"/>
    <w:link w:val="PiedepginaCar"/>
    <w:uiPriority w:val="99"/>
    <w:unhideWhenUsed/>
    <w:rsid w:val="001962D7"/>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1962D7"/>
  </w:style>
  <w:style w:type="paragraph" w:styleId="Textodeglobo">
    <w:name w:val="Balloon Text"/>
    <w:basedOn w:val="Normal"/>
    <w:link w:val="TextodegloboCar"/>
    <w:uiPriority w:val="99"/>
    <w:semiHidden/>
    <w:unhideWhenUsed/>
    <w:rsid w:val="001962D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62D7"/>
    <w:rPr>
      <w:rFonts w:ascii="Tahoma" w:hAnsi="Tahoma" w:cs="Tahoma"/>
      <w:sz w:val="16"/>
      <w:szCs w:val="16"/>
    </w:rPr>
  </w:style>
  <w:style w:type="character" w:customStyle="1" w:styleId="Ttulo6Car">
    <w:name w:val="Título 6 Car"/>
    <w:basedOn w:val="Fuentedeprrafopredeter"/>
    <w:link w:val="Ttulo6"/>
    <w:rsid w:val="0006195F"/>
    <w:rPr>
      <w:rFonts w:ascii="Times New Roman" w:eastAsia="Times New Roman" w:hAnsi="Times New Roman"/>
      <w:b/>
      <w:bCs/>
      <w:sz w:val="22"/>
      <w:szCs w:val="22"/>
      <w:lang w:val="es-MX" w:eastAsia="es-ES"/>
    </w:rPr>
  </w:style>
  <w:style w:type="character" w:styleId="Nmerodepgina">
    <w:name w:val="page number"/>
    <w:basedOn w:val="Fuentedeprrafopredeter"/>
    <w:rsid w:val="0006195F"/>
  </w:style>
  <w:style w:type="table" w:styleId="Tablaconcuadrcula">
    <w:name w:val="Table Grid"/>
    <w:basedOn w:val="Tablanormal"/>
    <w:uiPriority w:val="59"/>
    <w:rsid w:val="00BF2DE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Cuadrculamedia2-nfasis1">
    <w:name w:val="Medium Grid 2 Accent 1"/>
    <w:basedOn w:val="Tablanormal"/>
    <w:uiPriority w:val="68"/>
    <w:rsid w:val="00FF018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Sinespaciado">
    <w:name w:val="No Spacing"/>
    <w:uiPriority w:val="1"/>
    <w:qFormat/>
    <w:rsid w:val="00FC245B"/>
    <w:rPr>
      <w:rFonts w:asciiTheme="minorHAnsi" w:eastAsiaTheme="minorHAnsi" w:hAnsiTheme="minorHAnsi" w:cstheme="minorBidi"/>
      <w:sz w:val="22"/>
      <w:szCs w:val="22"/>
      <w:lang w:eastAsia="en-US"/>
    </w:rPr>
  </w:style>
  <w:style w:type="character" w:customStyle="1" w:styleId="Ttulo1Car">
    <w:name w:val="Título 1 Car"/>
    <w:basedOn w:val="Fuentedeprrafopredeter"/>
    <w:link w:val="Ttulo1"/>
    <w:uiPriority w:val="9"/>
    <w:rsid w:val="003034C6"/>
    <w:rPr>
      <w:rFonts w:asciiTheme="majorHAnsi" w:eastAsiaTheme="majorEastAsia" w:hAnsiTheme="majorHAnsi" w:cstheme="majorBidi"/>
      <w:color w:val="365F91" w:themeColor="accent1" w:themeShade="BF"/>
      <w:sz w:val="32"/>
      <w:szCs w:val="32"/>
      <w:lang w:val="it-IT" w:eastAsia="en-US"/>
    </w:rPr>
  </w:style>
  <w:style w:type="character" w:customStyle="1" w:styleId="Ttulo2Car">
    <w:name w:val="Título 2 Car"/>
    <w:basedOn w:val="Fuentedeprrafopredeter"/>
    <w:link w:val="Ttulo2"/>
    <w:uiPriority w:val="9"/>
    <w:rsid w:val="003034C6"/>
    <w:rPr>
      <w:rFonts w:asciiTheme="majorHAnsi" w:eastAsiaTheme="majorEastAsia" w:hAnsiTheme="majorHAnsi" w:cstheme="majorBidi"/>
      <w:color w:val="365F91" w:themeColor="accent1" w:themeShade="BF"/>
      <w:sz w:val="26"/>
      <w:szCs w:val="26"/>
      <w:lang w:val="it-IT" w:eastAsia="en-US"/>
    </w:rPr>
  </w:style>
  <w:style w:type="character" w:customStyle="1" w:styleId="Ttulo3Car">
    <w:name w:val="Título 3 Car"/>
    <w:basedOn w:val="Fuentedeprrafopredeter"/>
    <w:link w:val="Ttulo3"/>
    <w:uiPriority w:val="9"/>
    <w:rsid w:val="003034C6"/>
    <w:rPr>
      <w:rFonts w:asciiTheme="majorHAnsi" w:eastAsiaTheme="majorEastAsia" w:hAnsiTheme="majorHAnsi" w:cstheme="majorBidi"/>
      <w:color w:val="243F60" w:themeColor="accent1" w:themeShade="7F"/>
      <w:sz w:val="24"/>
      <w:szCs w:val="24"/>
      <w:lang w:val="it-IT" w:eastAsia="en-US"/>
    </w:rPr>
  </w:style>
  <w:style w:type="character" w:customStyle="1" w:styleId="Ttulo4Car">
    <w:name w:val="Título 4 Car"/>
    <w:basedOn w:val="Fuentedeprrafopredeter"/>
    <w:link w:val="Ttulo4"/>
    <w:uiPriority w:val="9"/>
    <w:rsid w:val="003034C6"/>
    <w:rPr>
      <w:rFonts w:asciiTheme="majorHAnsi" w:eastAsiaTheme="majorEastAsia" w:hAnsiTheme="majorHAnsi" w:cstheme="majorBidi"/>
      <w:i/>
      <w:iCs/>
      <w:color w:val="365F91" w:themeColor="accent1" w:themeShade="BF"/>
      <w:sz w:val="22"/>
      <w:szCs w:val="22"/>
      <w:lang w:val="it-IT" w:eastAsia="en-US"/>
    </w:rPr>
  </w:style>
  <w:style w:type="paragraph" w:styleId="Lista">
    <w:name w:val="List"/>
    <w:basedOn w:val="Normal"/>
    <w:uiPriority w:val="99"/>
    <w:unhideWhenUsed/>
    <w:rsid w:val="003034C6"/>
    <w:pPr>
      <w:ind w:left="283" w:hanging="283"/>
      <w:contextualSpacing/>
    </w:pPr>
  </w:style>
  <w:style w:type="paragraph" w:styleId="Lista3">
    <w:name w:val="List 3"/>
    <w:basedOn w:val="Normal"/>
    <w:uiPriority w:val="99"/>
    <w:unhideWhenUsed/>
    <w:rsid w:val="003034C6"/>
    <w:pPr>
      <w:ind w:left="849" w:hanging="283"/>
      <w:contextualSpacing/>
    </w:pPr>
  </w:style>
  <w:style w:type="paragraph" w:styleId="Textoindependiente">
    <w:name w:val="Body Text"/>
    <w:basedOn w:val="Normal"/>
    <w:link w:val="TextoindependienteCar"/>
    <w:uiPriority w:val="99"/>
    <w:unhideWhenUsed/>
    <w:rsid w:val="003034C6"/>
    <w:pPr>
      <w:spacing w:after="120"/>
    </w:pPr>
  </w:style>
  <w:style w:type="character" w:customStyle="1" w:styleId="TextoindependienteCar">
    <w:name w:val="Texto independiente Car"/>
    <w:basedOn w:val="Fuentedeprrafopredeter"/>
    <w:link w:val="Textoindependiente"/>
    <w:uiPriority w:val="99"/>
    <w:rsid w:val="003034C6"/>
    <w:rPr>
      <w:sz w:val="22"/>
      <w:szCs w:val="22"/>
      <w:lang w:val="it-IT" w:eastAsia="en-US"/>
    </w:rPr>
  </w:style>
  <w:style w:type="paragraph" w:styleId="Sangradetextonormal">
    <w:name w:val="Body Text Indent"/>
    <w:basedOn w:val="Normal"/>
    <w:link w:val="SangradetextonormalCar"/>
    <w:uiPriority w:val="99"/>
    <w:unhideWhenUsed/>
    <w:rsid w:val="003034C6"/>
    <w:pPr>
      <w:spacing w:after="120"/>
      <w:ind w:left="283"/>
    </w:pPr>
  </w:style>
  <w:style w:type="character" w:customStyle="1" w:styleId="SangradetextonormalCar">
    <w:name w:val="Sangría de texto normal Car"/>
    <w:basedOn w:val="Fuentedeprrafopredeter"/>
    <w:link w:val="Sangradetextonormal"/>
    <w:uiPriority w:val="99"/>
    <w:rsid w:val="003034C6"/>
    <w:rPr>
      <w:sz w:val="22"/>
      <w:szCs w:val="22"/>
      <w:lang w:val="it-IT" w:eastAsia="en-US"/>
    </w:rPr>
  </w:style>
  <w:style w:type="paragraph" w:styleId="Textoindependienteprimerasangra">
    <w:name w:val="Body Text First Indent"/>
    <w:basedOn w:val="Textoindependiente"/>
    <w:link w:val="TextoindependienteprimerasangraCar"/>
    <w:uiPriority w:val="99"/>
    <w:unhideWhenUsed/>
    <w:rsid w:val="003034C6"/>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rsid w:val="003034C6"/>
    <w:rPr>
      <w:sz w:val="22"/>
      <w:szCs w:val="22"/>
      <w:lang w:val="it-IT" w:eastAsia="en-US"/>
    </w:rPr>
  </w:style>
  <w:style w:type="paragraph" w:styleId="Revisin">
    <w:name w:val="Revision"/>
    <w:hidden/>
    <w:uiPriority w:val="99"/>
    <w:semiHidden/>
    <w:rsid w:val="00EE5E99"/>
    <w:rPr>
      <w:sz w:val="22"/>
      <w:szCs w:val="22"/>
      <w:lang w:val="it-IT" w:eastAsia="en-US"/>
    </w:rPr>
  </w:style>
  <w:style w:type="character" w:styleId="Refdecomentario">
    <w:name w:val="annotation reference"/>
    <w:basedOn w:val="Fuentedeprrafopredeter"/>
    <w:uiPriority w:val="99"/>
    <w:semiHidden/>
    <w:unhideWhenUsed/>
    <w:rsid w:val="002A0EA3"/>
    <w:rPr>
      <w:sz w:val="16"/>
      <w:szCs w:val="16"/>
    </w:rPr>
  </w:style>
  <w:style w:type="paragraph" w:styleId="Textocomentario">
    <w:name w:val="annotation text"/>
    <w:basedOn w:val="Normal"/>
    <w:link w:val="TextocomentarioCar"/>
    <w:uiPriority w:val="99"/>
    <w:semiHidden/>
    <w:unhideWhenUsed/>
    <w:rsid w:val="002A0EA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A0EA3"/>
    <w:rPr>
      <w:lang w:val="it-IT" w:eastAsia="en-US"/>
    </w:rPr>
  </w:style>
  <w:style w:type="paragraph" w:styleId="Asuntodelcomentario">
    <w:name w:val="annotation subject"/>
    <w:basedOn w:val="Textocomentario"/>
    <w:next w:val="Textocomentario"/>
    <w:link w:val="AsuntodelcomentarioCar"/>
    <w:uiPriority w:val="99"/>
    <w:semiHidden/>
    <w:unhideWhenUsed/>
    <w:rsid w:val="002A0EA3"/>
    <w:rPr>
      <w:b/>
      <w:bCs/>
    </w:rPr>
  </w:style>
  <w:style w:type="character" w:customStyle="1" w:styleId="AsuntodelcomentarioCar">
    <w:name w:val="Asunto del comentario Car"/>
    <w:basedOn w:val="TextocomentarioCar"/>
    <w:link w:val="Asuntodelcomentario"/>
    <w:uiPriority w:val="99"/>
    <w:semiHidden/>
    <w:rsid w:val="002A0EA3"/>
    <w:rPr>
      <w:b/>
      <w:bCs/>
      <w:lang w:val="it-IT" w:eastAsia="en-US"/>
    </w:rPr>
  </w:style>
  <w:style w:type="numbering" w:customStyle="1" w:styleId="Estilo1">
    <w:name w:val="Estilo1"/>
    <w:uiPriority w:val="99"/>
    <w:rsid w:val="00AB6535"/>
    <w:pPr>
      <w:numPr>
        <w:numId w:val="18"/>
      </w:numPr>
    </w:pPr>
  </w:style>
  <w:style w:type="paragraph" w:customStyle="1" w:styleId="Default">
    <w:name w:val="Default"/>
    <w:rsid w:val="0063018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787722">
      <w:bodyDiv w:val="1"/>
      <w:marLeft w:val="0"/>
      <w:marRight w:val="0"/>
      <w:marTop w:val="0"/>
      <w:marBottom w:val="0"/>
      <w:divBdr>
        <w:top w:val="none" w:sz="0" w:space="0" w:color="auto"/>
        <w:left w:val="none" w:sz="0" w:space="0" w:color="auto"/>
        <w:bottom w:val="none" w:sz="0" w:space="0" w:color="auto"/>
        <w:right w:val="none" w:sz="0" w:space="0" w:color="auto"/>
      </w:divBdr>
      <w:divsChild>
        <w:div w:id="1740400875">
          <w:marLeft w:val="0"/>
          <w:marRight w:val="0"/>
          <w:marTop w:val="0"/>
          <w:marBottom w:val="0"/>
          <w:divBdr>
            <w:top w:val="none" w:sz="0" w:space="0" w:color="auto"/>
            <w:left w:val="none" w:sz="0" w:space="0" w:color="auto"/>
            <w:bottom w:val="none" w:sz="0" w:space="0" w:color="auto"/>
            <w:right w:val="none" w:sz="0" w:space="0" w:color="auto"/>
          </w:divBdr>
        </w:div>
      </w:divsChild>
    </w:div>
    <w:div w:id="550579949">
      <w:bodyDiv w:val="1"/>
      <w:marLeft w:val="0"/>
      <w:marRight w:val="0"/>
      <w:marTop w:val="0"/>
      <w:marBottom w:val="0"/>
      <w:divBdr>
        <w:top w:val="none" w:sz="0" w:space="0" w:color="auto"/>
        <w:left w:val="none" w:sz="0" w:space="0" w:color="auto"/>
        <w:bottom w:val="none" w:sz="0" w:space="0" w:color="auto"/>
        <w:right w:val="none" w:sz="0" w:space="0" w:color="auto"/>
      </w:divBdr>
    </w:div>
    <w:div w:id="762385838">
      <w:bodyDiv w:val="1"/>
      <w:marLeft w:val="0"/>
      <w:marRight w:val="0"/>
      <w:marTop w:val="0"/>
      <w:marBottom w:val="0"/>
      <w:divBdr>
        <w:top w:val="none" w:sz="0" w:space="0" w:color="auto"/>
        <w:left w:val="none" w:sz="0" w:space="0" w:color="auto"/>
        <w:bottom w:val="none" w:sz="0" w:space="0" w:color="auto"/>
        <w:right w:val="none" w:sz="0" w:space="0" w:color="auto"/>
      </w:divBdr>
      <w:divsChild>
        <w:div w:id="1523014680">
          <w:marLeft w:val="0"/>
          <w:marRight w:val="0"/>
          <w:marTop w:val="0"/>
          <w:marBottom w:val="0"/>
          <w:divBdr>
            <w:top w:val="none" w:sz="0" w:space="0" w:color="auto"/>
            <w:left w:val="none" w:sz="0" w:space="0" w:color="auto"/>
            <w:bottom w:val="none" w:sz="0" w:space="0" w:color="auto"/>
            <w:right w:val="none" w:sz="0" w:space="0" w:color="auto"/>
          </w:divBdr>
        </w:div>
      </w:divsChild>
    </w:div>
    <w:div w:id="1501850142">
      <w:bodyDiv w:val="1"/>
      <w:marLeft w:val="0"/>
      <w:marRight w:val="0"/>
      <w:marTop w:val="0"/>
      <w:marBottom w:val="0"/>
      <w:divBdr>
        <w:top w:val="none" w:sz="0" w:space="0" w:color="auto"/>
        <w:left w:val="none" w:sz="0" w:space="0" w:color="auto"/>
        <w:bottom w:val="none" w:sz="0" w:space="0" w:color="auto"/>
        <w:right w:val="none" w:sz="0" w:space="0" w:color="auto"/>
      </w:divBdr>
    </w:div>
    <w:div w:id="1670330824">
      <w:bodyDiv w:val="1"/>
      <w:marLeft w:val="0"/>
      <w:marRight w:val="0"/>
      <w:marTop w:val="0"/>
      <w:marBottom w:val="0"/>
      <w:divBdr>
        <w:top w:val="none" w:sz="0" w:space="0" w:color="auto"/>
        <w:left w:val="none" w:sz="0" w:space="0" w:color="auto"/>
        <w:bottom w:val="none" w:sz="0" w:space="0" w:color="auto"/>
        <w:right w:val="none" w:sz="0" w:space="0" w:color="auto"/>
      </w:divBdr>
    </w:div>
    <w:div w:id="168790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cid:image001.jpg@01D8348E.DC1650C0" TargetMode="External"/><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2316C7-D960-40F5-9991-91B316989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1536</TotalTime>
  <Pages>10</Pages>
  <Words>3381</Words>
  <Characters>18599</Characters>
  <Application>Microsoft Office Word</Application>
  <DocSecurity>0</DocSecurity>
  <Lines>154</Lines>
  <Paragraphs>43</Paragraphs>
  <ScaleCrop>false</ScaleCrop>
  <HeadingPairs>
    <vt:vector size="6" baseType="variant">
      <vt:variant>
        <vt:lpstr>Título</vt:lpstr>
      </vt:variant>
      <vt:variant>
        <vt:i4>1</vt:i4>
      </vt:variant>
      <vt:variant>
        <vt:lpstr>Title</vt:lpstr>
      </vt:variant>
      <vt:variant>
        <vt:i4>1</vt:i4>
      </vt:variant>
      <vt:variant>
        <vt:lpstr>Titolo</vt:lpstr>
      </vt:variant>
      <vt:variant>
        <vt:i4>1</vt:i4>
      </vt:variant>
    </vt:vector>
  </HeadingPairs>
  <TitlesOfParts>
    <vt:vector size="3" baseType="lpstr">
      <vt:lpstr/>
      <vt:lpstr/>
      <vt:lpstr/>
    </vt:vector>
  </TitlesOfParts>
  <Company>Microsoft</Company>
  <LinksUpToDate>false</LinksUpToDate>
  <CharactersWithSpaces>21937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Alejandra  Murillo</cp:lastModifiedBy>
  <cp:revision>30</cp:revision>
  <cp:lastPrinted>2024-11-02T16:03:00Z</cp:lastPrinted>
  <dcterms:created xsi:type="dcterms:W3CDTF">2022-04-06T22:36:00Z</dcterms:created>
  <dcterms:modified xsi:type="dcterms:W3CDTF">2024-11-02T16:03:00Z</dcterms:modified>
</cp:coreProperties>
</file>